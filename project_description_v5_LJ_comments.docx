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1F75E" w14:textId="77777777" w:rsidR="00656154" w:rsidRDefault="00656154">
      <w:pPr>
        <w:pStyle w:val="BodyText"/>
        <w:spacing w:line="240" w:lineRule="auto"/>
        <w:jc w:val="left"/>
        <w:rPr>
          <w:rFonts w:ascii="Times New Roman"/>
        </w:rPr>
      </w:pPr>
    </w:p>
    <w:p w14:paraId="331BC49D" w14:textId="77777777" w:rsidR="00656154" w:rsidRDefault="00656154">
      <w:pPr>
        <w:pStyle w:val="BodyText"/>
        <w:spacing w:before="11" w:line="240" w:lineRule="auto"/>
        <w:jc w:val="left"/>
        <w:rPr>
          <w:rFonts w:ascii="Times New Roman"/>
          <w:sz w:val="27"/>
        </w:rPr>
      </w:pPr>
    </w:p>
    <w:p w14:paraId="4B52916D" w14:textId="77777777" w:rsidR="00656154" w:rsidRDefault="00CE621D">
      <w:pPr>
        <w:spacing w:before="98" w:line="249" w:lineRule="auto"/>
        <w:ind w:left="146" w:right="133"/>
        <w:jc w:val="center"/>
        <w:rPr>
          <w:sz w:val="34"/>
        </w:rPr>
      </w:pPr>
      <w:r>
        <w:rPr>
          <w:sz w:val="34"/>
        </w:rPr>
        <w:t>An Ultrawideband Digital Signal Processing System for the Green Bank Telescope</w:t>
      </w:r>
    </w:p>
    <w:p w14:paraId="39A1ECFF" w14:textId="77777777" w:rsidR="00656154" w:rsidRDefault="00656154">
      <w:pPr>
        <w:pStyle w:val="BodyText"/>
        <w:spacing w:line="240" w:lineRule="auto"/>
        <w:jc w:val="left"/>
        <w:rPr>
          <w:sz w:val="42"/>
        </w:rPr>
      </w:pPr>
    </w:p>
    <w:p w14:paraId="140DC9C8" w14:textId="77777777" w:rsidR="00656154" w:rsidRDefault="00656154">
      <w:pPr>
        <w:pStyle w:val="BodyText"/>
        <w:spacing w:before="2" w:line="240" w:lineRule="auto"/>
        <w:jc w:val="left"/>
        <w:rPr>
          <w:sz w:val="45"/>
        </w:rPr>
      </w:pPr>
    </w:p>
    <w:p w14:paraId="7002BAA5" w14:textId="77777777" w:rsidR="00656154" w:rsidRDefault="00CE621D">
      <w:pPr>
        <w:ind w:left="144" w:right="133"/>
        <w:jc w:val="center"/>
        <w:rPr>
          <w:sz w:val="24"/>
        </w:rPr>
      </w:pPr>
      <w:r>
        <w:rPr>
          <w:sz w:val="24"/>
        </w:rPr>
        <w:t>November 12, 2018</w:t>
      </w:r>
    </w:p>
    <w:p w14:paraId="33BF469A" w14:textId="77777777" w:rsidR="00656154" w:rsidRDefault="00656154">
      <w:pPr>
        <w:jc w:val="center"/>
        <w:rPr>
          <w:sz w:val="24"/>
        </w:rPr>
        <w:sectPr w:rsidR="00656154">
          <w:footerReference w:type="default" r:id="rId7"/>
          <w:type w:val="continuous"/>
          <w:pgSz w:w="12240" w:h="15840"/>
          <w:pgMar w:top="1500" w:right="1480" w:bottom="960" w:left="1520" w:header="720" w:footer="779" w:gutter="0"/>
          <w:cols w:space="720"/>
        </w:sectPr>
      </w:pPr>
    </w:p>
    <w:p w14:paraId="4C0442C2" w14:textId="77777777" w:rsidR="00656154" w:rsidRDefault="00CE621D">
      <w:pPr>
        <w:pStyle w:val="Heading1"/>
        <w:spacing w:before="78"/>
        <w:ind w:left="120"/>
      </w:pPr>
      <w:r>
        <w:lastRenderedPageBreak/>
        <w:t>Project</w:t>
      </w:r>
      <w:r>
        <w:rPr>
          <w:spacing w:val="60"/>
        </w:rPr>
        <w:t xml:space="preserve"> </w:t>
      </w:r>
      <w:r>
        <w:t>Description</w:t>
      </w:r>
    </w:p>
    <w:p w14:paraId="5A81EAE3" w14:textId="77777777" w:rsidR="00656154" w:rsidRDefault="00656154">
      <w:pPr>
        <w:pStyle w:val="BodyText"/>
        <w:spacing w:before="1" w:line="240" w:lineRule="auto"/>
        <w:jc w:val="left"/>
        <w:rPr>
          <w:b/>
          <w:sz w:val="38"/>
        </w:rPr>
      </w:pPr>
    </w:p>
    <w:p w14:paraId="451CDB35" w14:textId="77777777" w:rsidR="00656154" w:rsidRDefault="00CE621D">
      <w:pPr>
        <w:pStyle w:val="ListParagraph"/>
        <w:numPr>
          <w:ilvl w:val="0"/>
          <w:numId w:val="8"/>
        </w:numPr>
        <w:tabs>
          <w:tab w:val="left" w:pos="519"/>
        </w:tabs>
        <w:spacing w:line="240" w:lineRule="auto"/>
        <w:ind w:hanging="398"/>
        <w:jc w:val="both"/>
        <w:rPr>
          <w:b/>
          <w:sz w:val="28"/>
        </w:rPr>
      </w:pPr>
      <w:r>
        <w:rPr>
          <w:b/>
          <w:sz w:val="28"/>
        </w:rPr>
        <w:t>Overview</w:t>
      </w:r>
    </w:p>
    <w:p w14:paraId="7F126ACC" w14:textId="77777777" w:rsidR="00656154" w:rsidRDefault="00CE621D">
      <w:pPr>
        <w:pStyle w:val="BodyText"/>
        <w:spacing w:before="151"/>
        <w:ind w:left="120" w:right="106"/>
      </w:pPr>
      <w:r>
        <w:t xml:space="preserve">Advances in radio frequency (RF) analog and digital devices are opening new possibilities for ultra-wide bandwidth (UWB) radio astronomy science. However, a complete UWB digital signal processing (DSP) system that takes advantage of these advances is not yet available. UWB instrumentation also poses new challenges for sharing the spectrum with other users. </w:t>
      </w:r>
      <w:r>
        <w:rPr>
          <w:spacing w:val="-10"/>
        </w:rPr>
        <w:t xml:space="preserve">We </w:t>
      </w:r>
      <w:r>
        <w:t xml:space="preserve">therefore propose to research and develop new technologies and techniques for UWB radio </w:t>
      </w:r>
      <w:r>
        <w:rPr>
          <w:spacing w:val="-3"/>
        </w:rPr>
        <w:t xml:space="preserve">astronomy, </w:t>
      </w:r>
      <w:r>
        <w:t>and for maintaining the highest data quality in the presence of terrestrial radio frequency interference (RFI). Our project consists of four main activities:</w:t>
      </w:r>
    </w:p>
    <w:p w14:paraId="00981F8E" w14:textId="77777777" w:rsidR="00656154" w:rsidRDefault="00656154">
      <w:pPr>
        <w:pStyle w:val="BodyText"/>
        <w:spacing w:before="3" w:line="240" w:lineRule="auto"/>
        <w:jc w:val="left"/>
        <w:rPr>
          <w:sz w:val="22"/>
        </w:rPr>
      </w:pPr>
    </w:p>
    <w:p w14:paraId="66FF3F69" w14:textId="77777777" w:rsidR="00656154" w:rsidRDefault="00CE621D">
      <w:pPr>
        <w:pStyle w:val="ListParagraph"/>
        <w:numPr>
          <w:ilvl w:val="1"/>
          <w:numId w:val="8"/>
        </w:numPr>
        <w:tabs>
          <w:tab w:val="left" w:pos="619"/>
        </w:tabs>
        <w:spacing w:before="1"/>
        <w:ind w:right="106" w:hanging="249"/>
        <w:jc w:val="both"/>
        <w:rPr>
          <w:i/>
          <w:sz w:val="20"/>
        </w:rPr>
      </w:pPr>
      <w:r>
        <w:rPr>
          <w:sz w:val="20"/>
        </w:rPr>
        <w:t xml:space="preserve">Develop the hardware, firmware, and tool flows needed to integrate cutting-edge analog to digital converters (ADCs) and field programmable gate arrays (FPGAs) for radio astronomy applications. </w:t>
      </w:r>
      <w:r>
        <w:rPr>
          <w:i/>
          <w:sz w:val="20"/>
        </w:rPr>
        <w:t>The</w:t>
      </w:r>
      <w:r>
        <w:rPr>
          <w:i/>
          <w:spacing w:val="-7"/>
          <w:sz w:val="20"/>
        </w:rPr>
        <w:t xml:space="preserve"> </w:t>
      </w:r>
      <w:r>
        <w:rPr>
          <w:i/>
          <w:sz w:val="20"/>
        </w:rPr>
        <w:t>primary</w:t>
      </w:r>
      <w:r>
        <w:rPr>
          <w:i/>
          <w:spacing w:val="-7"/>
          <w:sz w:val="20"/>
        </w:rPr>
        <w:t xml:space="preserve"> </w:t>
      </w:r>
      <w:r>
        <w:rPr>
          <w:i/>
          <w:sz w:val="20"/>
        </w:rPr>
        <w:t>outcome</w:t>
      </w:r>
      <w:r>
        <w:rPr>
          <w:i/>
          <w:spacing w:val="-7"/>
          <w:sz w:val="20"/>
        </w:rPr>
        <w:t xml:space="preserve"> </w:t>
      </w:r>
      <w:r>
        <w:rPr>
          <w:i/>
          <w:sz w:val="20"/>
        </w:rPr>
        <w:t>of</w:t>
      </w:r>
      <w:r>
        <w:rPr>
          <w:i/>
          <w:spacing w:val="-7"/>
          <w:sz w:val="20"/>
        </w:rPr>
        <w:t xml:space="preserve"> </w:t>
      </w:r>
      <w:r>
        <w:rPr>
          <w:i/>
          <w:sz w:val="20"/>
        </w:rPr>
        <w:t>this</w:t>
      </w:r>
      <w:r>
        <w:rPr>
          <w:i/>
          <w:spacing w:val="-7"/>
          <w:sz w:val="20"/>
        </w:rPr>
        <w:t xml:space="preserve"> </w:t>
      </w:r>
      <w:r>
        <w:rPr>
          <w:i/>
          <w:sz w:val="20"/>
        </w:rPr>
        <w:t>activity</w:t>
      </w:r>
      <w:r>
        <w:rPr>
          <w:i/>
          <w:spacing w:val="-7"/>
          <w:sz w:val="20"/>
        </w:rPr>
        <w:t xml:space="preserve"> </w:t>
      </w:r>
      <w:r>
        <w:rPr>
          <w:i/>
          <w:sz w:val="20"/>
        </w:rPr>
        <w:t>will</w:t>
      </w:r>
      <w:r>
        <w:rPr>
          <w:i/>
          <w:spacing w:val="-7"/>
          <w:sz w:val="20"/>
        </w:rPr>
        <w:t xml:space="preserve"> </w:t>
      </w:r>
      <w:r>
        <w:rPr>
          <w:i/>
          <w:sz w:val="20"/>
        </w:rPr>
        <w:t>be</w:t>
      </w:r>
      <w:r>
        <w:rPr>
          <w:i/>
          <w:spacing w:val="-7"/>
          <w:sz w:val="20"/>
        </w:rPr>
        <w:t xml:space="preserve"> </w:t>
      </w:r>
      <w:r>
        <w:rPr>
          <w:i/>
          <w:sz w:val="20"/>
        </w:rPr>
        <w:t>the</w:t>
      </w:r>
      <w:r>
        <w:rPr>
          <w:i/>
          <w:spacing w:val="-7"/>
          <w:sz w:val="20"/>
        </w:rPr>
        <w:t xml:space="preserve"> </w:t>
      </w:r>
      <w:r>
        <w:rPr>
          <w:i/>
          <w:sz w:val="20"/>
        </w:rPr>
        <w:t>next</w:t>
      </w:r>
      <w:r>
        <w:rPr>
          <w:i/>
          <w:spacing w:val="-7"/>
          <w:sz w:val="20"/>
        </w:rPr>
        <w:t xml:space="preserve"> </w:t>
      </w:r>
      <w:r>
        <w:rPr>
          <w:i/>
          <w:sz w:val="20"/>
        </w:rPr>
        <w:t>generation</w:t>
      </w:r>
      <w:r>
        <w:rPr>
          <w:i/>
          <w:spacing w:val="-7"/>
          <w:sz w:val="20"/>
        </w:rPr>
        <w:t xml:space="preserve"> </w:t>
      </w:r>
      <w:r>
        <w:rPr>
          <w:i/>
          <w:sz w:val="20"/>
        </w:rPr>
        <w:t>of</w:t>
      </w:r>
      <w:r>
        <w:rPr>
          <w:i/>
          <w:spacing w:val="-7"/>
          <w:sz w:val="20"/>
        </w:rPr>
        <w:t xml:space="preserve"> </w:t>
      </w:r>
      <w:r>
        <w:rPr>
          <w:i/>
          <w:sz w:val="20"/>
        </w:rPr>
        <w:t>UWB</w:t>
      </w:r>
      <w:r>
        <w:rPr>
          <w:i/>
          <w:spacing w:val="-7"/>
          <w:sz w:val="20"/>
        </w:rPr>
        <w:t xml:space="preserve"> </w:t>
      </w:r>
      <w:r>
        <w:rPr>
          <w:i/>
          <w:sz w:val="20"/>
        </w:rPr>
        <w:t>DSP</w:t>
      </w:r>
      <w:r>
        <w:rPr>
          <w:i/>
          <w:spacing w:val="-7"/>
          <w:sz w:val="20"/>
        </w:rPr>
        <w:t xml:space="preserve"> </w:t>
      </w:r>
      <w:r>
        <w:rPr>
          <w:i/>
          <w:sz w:val="20"/>
        </w:rPr>
        <w:t>boards</w:t>
      </w:r>
      <w:r>
        <w:rPr>
          <w:i/>
          <w:spacing w:val="-7"/>
          <w:sz w:val="20"/>
        </w:rPr>
        <w:t xml:space="preserve"> </w:t>
      </w:r>
      <w:r>
        <w:rPr>
          <w:i/>
          <w:sz w:val="20"/>
        </w:rPr>
        <w:t>and</w:t>
      </w:r>
      <w:r>
        <w:rPr>
          <w:i/>
          <w:spacing w:val="-7"/>
          <w:sz w:val="20"/>
        </w:rPr>
        <w:t xml:space="preserve"> </w:t>
      </w:r>
      <w:r>
        <w:rPr>
          <w:i/>
          <w:sz w:val="20"/>
        </w:rPr>
        <w:t>a</w:t>
      </w:r>
      <w:r>
        <w:rPr>
          <w:i/>
          <w:spacing w:val="-7"/>
          <w:sz w:val="20"/>
        </w:rPr>
        <w:t xml:space="preserve"> </w:t>
      </w:r>
      <w:r>
        <w:rPr>
          <w:i/>
          <w:sz w:val="20"/>
        </w:rPr>
        <w:t>prototype</w:t>
      </w:r>
      <w:r>
        <w:rPr>
          <w:i/>
          <w:spacing w:val="-7"/>
          <w:sz w:val="20"/>
        </w:rPr>
        <w:t xml:space="preserve"> </w:t>
      </w:r>
      <w:r>
        <w:rPr>
          <w:i/>
          <w:sz w:val="20"/>
        </w:rPr>
        <w:t>system</w:t>
      </w:r>
      <w:r>
        <w:rPr>
          <w:i/>
          <w:spacing w:val="-7"/>
          <w:sz w:val="20"/>
        </w:rPr>
        <w:t xml:space="preserve"> </w:t>
      </w:r>
      <w:r>
        <w:rPr>
          <w:i/>
          <w:sz w:val="20"/>
        </w:rPr>
        <w:t xml:space="preserve">for the Robert C. Byrd Green Bank </w:t>
      </w:r>
      <w:r>
        <w:rPr>
          <w:i/>
          <w:spacing w:val="-3"/>
          <w:sz w:val="20"/>
        </w:rPr>
        <w:t>Telescope</w:t>
      </w:r>
      <w:r>
        <w:rPr>
          <w:i/>
          <w:spacing w:val="-21"/>
          <w:sz w:val="20"/>
        </w:rPr>
        <w:t xml:space="preserve"> </w:t>
      </w:r>
      <w:r>
        <w:rPr>
          <w:i/>
          <w:sz w:val="20"/>
        </w:rPr>
        <w:t>(GBT).</w:t>
      </w:r>
    </w:p>
    <w:p w14:paraId="69307B28" w14:textId="77777777" w:rsidR="00656154" w:rsidRDefault="00CE621D">
      <w:pPr>
        <w:pStyle w:val="ListParagraph"/>
        <w:numPr>
          <w:ilvl w:val="1"/>
          <w:numId w:val="8"/>
        </w:numPr>
        <w:tabs>
          <w:tab w:val="left" w:pos="619"/>
        </w:tabs>
        <w:ind w:right="106" w:hanging="249"/>
        <w:jc w:val="both"/>
        <w:rPr>
          <w:i/>
          <w:sz w:val="20"/>
        </w:rPr>
      </w:pPr>
      <w:r>
        <w:rPr>
          <w:sz w:val="20"/>
        </w:rPr>
        <w:t xml:space="preserve">Create standard, quantitative, and well-tested procedures for validating real-time RFI excision tech- niques and ensuring that they preserve scientific data </w:t>
      </w:r>
      <w:r>
        <w:rPr>
          <w:spacing w:val="-3"/>
          <w:sz w:val="20"/>
        </w:rPr>
        <w:t xml:space="preserve">quality, </w:t>
      </w:r>
      <w:r>
        <w:rPr>
          <w:sz w:val="20"/>
        </w:rPr>
        <w:t xml:space="preserve">for use in this project and as a service to the </w:t>
      </w:r>
      <w:r>
        <w:rPr>
          <w:spacing w:val="-3"/>
          <w:sz w:val="20"/>
        </w:rPr>
        <w:t xml:space="preserve">community. </w:t>
      </w:r>
      <w:r>
        <w:rPr>
          <w:i/>
          <w:sz w:val="20"/>
        </w:rPr>
        <w:t>The primary outcome of this activity will be tools and best practices that are necessary for testing</w:t>
      </w:r>
      <w:r>
        <w:rPr>
          <w:i/>
          <w:spacing w:val="-4"/>
          <w:sz w:val="20"/>
        </w:rPr>
        <w:t xml:space="preserve"> </w:t>
      </w:r>
      <w:r>
        <w:rPr>
          <w:i/>
          <w:sz w:val="20"/>
        </w:rPr>
        <w:t>the</w:t>
      </w:r>
      <w:r>
        <w:rPr>
          <w:i/>
          <w:spacing w:val="-4"/>
          <w:sz w:val="20"/>
        </w:rPr>
        <w:t xml:space="preserve"> </w:t>
      </w:r>
      <w:r>
        <w:rPr>
          <w:i/>
          <w:sz w:val="20"/>
        </w:rPr>
        <w:t>efficacy</w:t>
      </w:r>
      <w:r>
        <w:rPr>
          <w:i/>
          <w:spacing w:val="-4"/>
          <w:sz w:val="20"/>
        </w:rPr>
        <w:t xml:space="preserve"> </w:t>
      </w:r>
      <w:r>
        <w:rPr>
          <w:i/>
          <w:sz w:val="20"/>
        </w:rPr>
        <w:t>of</w:t>
      </w:r>
      <w:r>
        <w:rPr>
          <w:i/>
          <w:spacing w:val="-4"/>
          <w:sz w:val="20"/>
        </w:rPr>
        <w:t xml:space="preserve"> </w:t>
      </w:r>
      <w:r>
        <w:rPr>
          <w:i/>
          <w:sz w:val="20"/>
        </w:rPr>
        <w:t>RFI</w:t>
      </w:r>
      <w:r>
        <w:rPr>
          <w:i/>
          <w:spacing w:val="-4"/>
          <w:sz w:val="20"/>
        </w:rPr>
        <w:t xml:space="preserve"> </w:t>
      </w:r>
      <w:r>
        <w:rPr>
          <w:i/>
          <w:sz w:val="20"/>
        </w:rPr>
        <w:t>excision</w:t>
      </w:r>
      <w:r>
        <w:rPr>
          <w:i/>
          <w:spacing w:val="-4"/>
          <w:sz w:val="20"/>
        </w:rPr>
        <w:t xml:space="preserve"> </w:t>
      </w:r>
      <w:r>
        <w:rPr>
          <w:i/>
          <w:sz w:val="20"/>
        </w:rPr>
        <w:t>algorithms</w:t>
      </w:r>
      <w:r>
        <w:rPr>
          <w:i/>
          <w:spacing w:val="-4"/>
          <w:sz w:val="20"/>
        </w:rPr>
        <w:t xml:space="preserve"> </w:t>
      </w:r>
      <w:r>
        <w:rPr>
          <w:i/>
          <w:sz w:val="20"/>
        </w:rPr>
        <w:t>and</w:t>
      </w:r>
      <w:r>
        <w:rPr>
          <w:i/>
          <w:spacing w:val="-4"/>
          <w:sz w:val="20"/>
        </w:rPr>
        <w:t xml:space="preserve"> </w:t>
      </w:r>
      <w:r>
        <w:rPr>
          <w:i/>
          <w:sz w:val="20"/>
        </w:rPr>
        <w:t>building</w:t>
      </w:r>
      <w:r>
        <w:rPr>
          <w:i/>
          <w:spacing w:val="-4"/>
          <w:sz w:val="20"/>
        </w:rPr>
        <w:t xml:space="preserve"> </w:t>
      </w:r>
      <w:r>
        <w:rPr>
          <w:i/>
          <w:sz w:val="20"/>
        </w:rPr>
        <w:t>confidence</w:t>
      </w:r>
      <w:r>
        <w:rPr>
          <w:i/>
          <w:spacing w:val="-4"/>
          <w:sz w:val="20"/>
        </w:rPr>
        <w:t xml:space="preserve"> </w:t>
      </w:r>
      <w:r>
        <w:rPr>
          <w:i/>
          <w:sz w:val="20"/>
        </w:rPr>
        <w:t>in</w:t>
      </w:r>
      <w:r>
        <w:rPr>
          <w:i/>
          <w:spacing w:val="-4"/>
          <w:sz w:val="20"/>
        </w:rPr>
        <w:t xml:space="preserve"> </w:t>
      </w:r>
      <w:r>
        <w:rPr>
          <w:i/>
          <w:sz w:val="20"/>
        </w:rPr>
        <w:t>their</w:t>
      </w:r>
      <w:r>
        <w:rPr>
          <w:i/>
          <w:spacing w:val="-4"/>
          <w:sz w:val="20"/>
        </w:rPr>
        <w:t xml:space="preserve"> </w:t>
      </w:r>
      <w:r>
        <w:rPr>
          <w:i/>
          <w:sz w:val="20"/>
        </w:rPr>
        <w:t>use</w:t>
      </w:r>
      <w:r>
        <w:rPr>
          <w:i/>
          <w:spacing w:val="-4"/>
          <w:sz w:val="20"/>
        </w:rPr>
        <w:t xml:space="preserve"> </w:t>
      </w:r>
      <w:r>
        <w:rPr>
          <w:i/>
          <w:sz w:val="20"/>
        </w:rPr>
        <w:t>among</w:t>
      </w:r>
      <w:r>
        <w:rPr>
          <w:i/>
          <w:spacing w:val="-4"/>
          <w:sz w:val="20"/>
        </w:rPr>
        <w:t xml:space="preserve"> </w:t>
      </w:r>
      <w:r>
        <w:rPr>
          <w:i/>
          <w:sz w:val="20"/>
        </w:rPr>
        <w:t>scientists.</w:t>
      </w:r>
    </w:p>
    <w:p w14:paraId="03F194F0" w14:textId="77777777" w:rsidR="00656154" w:rsidRDefault="00CE621D">
      <w:pPr>
        <w:pStyle w:val="ListParagraph"/>
        <w:numPr>
          <w:ilvl w:val="1"/>
          <w:numId w:val="8"/>
        </w:numPr>
        <w:tabs>
          <w:tab w:val="left" w:pos="619"/>
        </w:tabs>
        <w:ind w:right="106" w:hanging="249"/>
        <w:jc w:val="both"/>
        <w:rPr>
          <w:i/>
          <w:sz w:val="20"/>
        </w:rPr>
      </w:pPr>
      <w:r>
        <w:rPr>
          <w:sz w:val="20"/>
        </w:rPr>
        <w:t xml:space="preserve">Develop new algorithms for identifying and removing RFI in real-time, validate them using the pro- cedures created in activity two, and implement them in our UWB DSP system. </w:t>
      </w:r>
      <w:r>
        <w:rPr>
          <w:i/>
          <w:sz w:val="20"/>
        </w:rPr>
        <w:t>The primary outcome of this</w:t>
      </w:r>
      <w:r>
        <w:rPr>
          <w:i/>
          <w:spacing w:val="-7"/>
          <w:sz w:val="20"/>
        </w:rPr>
        <w:t xml:space="preserve"> </w:t>
      </w:r>
      <w:r>
        <w:rPr>
          <w:i/>
          <w:sz w:val="20"/>
        </w:rPr>
        <w:t>activity</w:t>
      </w:r>
      <w:r>
        <w:rPr>
          <w:i/>
          <w:spacing w:val="-8"/>
          <w:sz w:val="20"/>
        </w:rPr>
        <w:t xml:space="preserve"> </w:t>
      </w:r>
      <w:r>
        <w:rPr>
          <w:i/>
          <w:sz w:val="20"/>
        </w:rPr>
        <w:t>will</w:t>
      </w:r>
      <w:r>
        <w:rPr>
          <w:i/>
          <w:spacing w:val="-7"/>
          <w:sz w:val="20"/>
        </w:rPr>
        <w:t xml:space="preserve"> </w:t>
      </w:r>
      <w:r>
        <w:rPr>
          <w:i/>
          <w:sz w:val="20"/>
        </w:rPr>
        <w:t>be</w:t>
      </w:r>
      <w:r>
        <w:rPr>
          <w:i/>
          <w:spacing w:val="-7"/>
          <w:sz w:val="20"/>
        </w:rPr>
        <w:t xml:space="preserve"> </w:t>
      </w:r>
      <w:r w:rsidRPr="000E65AB">
        <w:rPr>
          <w:i/>
          <w:sz w:val="20"/>
          <w:highlight w:val="yellow"/>
          <w:rPrChange w:id="0" w:author="Laura Jensen" w:date="2018-11-13T10:51:00Z">
            <w:rPr>
              <w:i/>
              <w:sz w:val="20"/>
            </w:rPr>
          </w:rPrChange>
        </w:rPr>
        <w:t>innovative</w:t>
      </w:r>
      <w:r w:rsidRPr="000E65AB">
        <w:rPr>
          <w:i/>
          <w:spacing w:val="-8"/>
          <w:sz w:val="20"/>
          <w:highlight w:val="yellow"/>
          <w:rPrChange w:id="1" w:author="Laura Jensen" w:date="2018-11-13T10:51:00Z">
            <w:rPr>
              <w:i/>
              <w:spacing w:val="-8"/>
              <w:sz w:val="20"/>
            </w:rPr>
          </w:rPrChange>
        </w:rPr>
        <w:t xml:space="preserve"> </w:t>
      </w:r>
      <w:r w:rsidRPr="000E65AB">
        <w:rPr>
          <w:i/>
          <w:sz w:val="20"/>
          <w:highlight w:val="yellow"/>
          <w:rPrChange w:id="2" w:author="Laura Jensen" w:date="2018-11-13T10:51:00Z">
            <w:rPr>
              <w:i/>
              <w:sz w:val="20"/>
            </w:rPr>
          </w:rPrChange>
        </w:rPr>
        <w:t>RFI</w:t>
      </w:r>
      <w:r w:rsidRPr="000E65AB">
        <w:rPr>
          <w:i/>
          <w:spacing w:val="-7"/>
          <w:sz w:val="20"/>
          <w:highlight w:val="yellow"/>
          <w:rPrChange w:id="3" w:author="Laura Jensen" w:date="2018-11-13T10:51:00Z">
            <w:rPr>
              <w:i/>
              <w:spacing w:val="-7"/>
              <w:sz w:val="20"/>
            </w:rPr>
          </w:rPrChange>
        </w:rPr>
        <w:t xml:space="preserve"> </w:t>
      </w:r>
      <w:r w:rsidRPr="000E65AB">
        <w:rPr>
          <w:i/>
          <w:sz w:val="20"/>
          <w:highlight w:val="yellow"/>
          <w:rPrChange w:id="4" w:author="Laura Jensen" w:date="2018-11-13T10:51:00Z">
            <w:rPr>
              <w:i/>
              <w:sz w:val="20"/>
            </w:rPr>
          </w:rPrChange>
        </w:rPr>
        <w:t>excision</w:t>
      </w:r>
      <w:r w:rsidRPr="000E65AB">
        <w:rPr>
          <w:i/>
          <w:spacing w:val="-7"/>
          <w:sz w:val="20"/>
          <w:highlight w:val="yellow"/>
          <w:rPrChange w:id="5" w:author="Laura Jensen" w:date="2018-11-13T10:51:00Z">
            <w:rPr>
              <w:i/>
              <w:spacing w:val="-7"/>
              <w:sz w:val="20"/>
            </w:rPr>
          </w:rPrChange>
        </w:rPr>
        <w:t xml:space="preserve"> </w:t>
      </w:r>
      <w:r w:rsidRPr="000E65AB">
        <w:rPr>
          <w:i/>
          <w:sz w:val="20"/>
          <w:highlight w:val="yellow"/>
          <w:rPrChange w:id="6" w:author="Laura Jensen" w:date="2018-11-13T10:51:00Z">
            <w:rPr>
              <w:i/>
              <w:sz w:val="20"/>
            </w:rPr>
          </w:rPrChange>
        </w:rPr>
        <w:t>techniques,</w:t>
      </w:r>
      <w:r w:rsidRPr="000E65AB">
        <w:rPr>
          <w:i/>
          <w:spacing w:val="-7"/>
          <w:sz w:val="20"/>
          <w:highlight w:val="yellow"/>
          <w:rPrChange w:id="7" w:author="Laura Jensen" w:date="2018-11-13T10:51:00Z">
            <w:rPr>
              <w:i/>
              <w:spacing w:val="-7"/>
              <w:sz w:val="20"/>
            </w:rPr>
          </w:rPrChange>
        </w:rPr>
        <w:t xml:space="preserve"> </w:t>
      </w:r>
      <w:r w:rsidRPr="000E65AB">
        <w:rPr>
          <w:i/>
          <w:sz w:val="20"/>
          <w:highlight w:val="yellow"/>
          <w:rPrChange w:id="8" w:author="Laura Jensen" w:date="2018-11-13T10:51:00Z">
            <w:rPr>
              <w:i/>
              <w:sz w:val="20"/>
            </w:rPr>
          </w:rPrChange>
        </w:rPr>
        <w:t>ready</w:t>
      </w:r>
      <w:r w:rsidRPr="000E65AB">
        <w:rPr>
          <w:i/>
          <w:spacing w:val="-7"/>
          <w:sz w:val="20"/>
          <w:highlight w:val="yellow"/>
          <w:rPrChange w:id="9" w:author="Laura Jensen" w:date="2018-11-13T10:51:00Z">
            <w:rPr>
              <w:i/>
              <w:spacing w:val="-7"/>
              <w:sz w:val="20"/>
            </w:rPr>
          </w:rPrChange>
        </w:rPr>
        <w:t xml:space="preserve"> </w:t>
      </w:r>
      <w:r w:rsidRPr="000E65AB">
        <w:rPr>
          <w:i/>
          <w:sz w:val="20"/>
          <w:highlight w:val="yellow"/>
          <w:rPrChange w:id="10" w:author="Laura Jensen" w:date="2018-11-13T10:51:00Z">
            <w:rPr>
              <w:i/>
              <w:sz w:val="20"/>
            </w:rPr>
          </w:rPrChange>
        </w:rPr>
        <w:t>to</w:t>
      </w:r>
      <w:r w:rsidRPr="000E65AB">
        <w:rPr>
          <w:i/>
          <w:spacing w:val="-7"/>
          <w:sz w:val="20"/>
          <w:highlight w:val="yellow"/>
          <w:rPrChange w:id="11" w:author="Laura Jensen" w:date="2018-11-13T10:51:00Z">
            <w:rPr>
              <w:i/>
              <w:spacing w:val="-7"/>
              <w:sz w:val="20"/>
            </w:rPr>
          </w:rPrChange>
        </w:rPr>
        <w:t xml:space="preserve"> </w:t>
      </w:r>
      <w:r w:rsidRPr="000E65AB">
        <w:rPr>
          <w:i/>
          <w:sz w:val="20"/>
          <w:highlight w:val="yellow"/>
          <w:rPrChange w:id="12" w:author="Laura Jensen" w:date="2018-11-13T10:51:00Z">
            <w:rPr>
              <w:i/>
              <w:sz w:val="20"/>
            </w:rPr>
          </w:rPrChange>
        </w:rPr>
        <w:t>be</w:t>
      </w:r>
      <w:r w:rsidRPr="000E65AB">
        <w:rPr>
          <w:i/>
          <w:spacing w:val="-7"/>
          <w:sz w:val="20"/>
          <w:highlight w:val="yellow"/>
          <w:rPrChange w:id="13" w:author="Laura Jensen" w:date="2018-11-13T10:51:00Z">
            <w:rPr>
              <w:i/>
              <w:spacing w:val="-7"/>
              <w:sz w:val="20"/>
            </w:rPr>
          </w:rPrChange>
        </w:rPr>
        <w:t xml:space="preserve"> </w:t>
      </w:r>
      <w:r w:rsidRPr="000E65AB">
        <w:rPr>
          <w:i/>
          <w:sz w:val="20"/>
          <w:highlight w:val="yellow"/>
          <w:rPrChange w:id="14" w:author="Laura Jensen" w:date="2018-11-13T10:51:00Z">
            <w:rPr>
              <w:i/>
              <w:sz w:val="20"/>
            </w:rPr>
          </w:rPrChange>
        </w:rPr>
        <w:t>used</w:t>
      </w:r>
      <w:r w:rsidRPr="000E65AB">
        <w:rPr>
          <w:i/>
          <w:spacing w:val="-8"/>
          <w:sz w:val="20"/>
          <w:highlight w:val="yellow"/>
          <w:rPrChange w:id="15" w:author="Laura Jensen" w:date="2018-11-13T10:51:00Z">
            <w:rPr>
              <w:i/>
              <w:spacing w:val="-8"/>
              <w:sz w:val="20"/>
            </w:rPr>
          </w:rPrChange>
        </w:rPr>
        <w:t xml:space="preserve"> </w:t>
      </w:r>
      <w:r w:rsidRPr="000E65AB">
        <w:rPr>
          <w:i/>
          <w:sz w:val="20"/>
          <w:highlight w:val="yellow"/>
          <w:rPrChange w:id="16" w:author="Laura Jensen" w:date="2018-11-13T10:51:00Z">
            <w:rPr>
              <w:i/>
              <w:sz w:val="20"/>
            </w:rPr>
          </w:rPrChange>
        </w:rPr>
        <w:t>by</w:t>
      </w:r>
      <w:r w:rsidRPr="000E65AB">
        <w:rPr>
          <w:i/>
          <w:spacing w:val="-7"/>
          <w:sz w:val="20"/>
          <w:highlight w:val="yellow"/>
          <w:rPrChange w:id="17" w:author="Laura Jensen" w:date="2018-11-13T10:51:00Z">
            <w:rPr>
              <w:i/>
              <w:spacing w:val="-7"/>
              <w:sz w:val="20"/>
            </w:rPr>
          </w:rPrChange>
        </w:rPr>
        <w:t xml:space="preserve"> </w:t>
      </w:r>
      <w:r w:rsidRPr="000E65AB">
        <w:rPr>
          <w:i/>
          <w:sz w:val="20"/>
          <w:highlight w:val="yellow"/>
          <w:rPrChange w:id="18" w:author="Laura Jensen" w:date="2018-11-13T10:51:00Z">
            <w:rPr>
              <w:i/>
              <w:sz w:val="20"/>
            </w:rPr>
          </w:rPrChange>
        </w:rPr>
        <w:t>radio</w:t>
      </w:r>
      <w:r w:rsidRPr="000E65AB">
        <w:rPr>
          <w:i/>
          <w:spacing w:val="-7"/>
          <w:sz w:val="20"/>
          <w:highlight w:val="yellow"/>
          <w:rPrChange w:id="19" w:author="Laura Jensen" w:date="2018-11-13T10:51:00Z">
            <w:rPr>
              <w:i/>
              <w:spacing w:val="-7"/>
              <w:sz w:val="20"/>
            </w:rPr>
          </w:rPrChange>
        </w:rPr>
        <w:t xml:space="preserve"> </w:t>
      </w:r>
      <w:r w:rsidRPr="000E65AB">
        <w:rPr>
          <w:i/>
          <w:sz w:val="20"/>
          <w:highlight w:val="yellow"/>
          <w:rPrChange w:id="20" w:author="Laura Jensen" w:date="2018-11-13T10:51:00Z">
            <w:rPr>
              <w:i/>
              <w:sz w:val="20"/>
            </w:rPr>
          </w:rPrChange>
        </w:rPr>
        <w:t>astronomy</w:t>
      </w:r>
      <w:r w:rsidRPr="000E65AB">
        <w:rPr>
          <w:i/>
          <w:spacing w:val="-8"/>
          <w:sz w:val="20"/>
          <w:highlight w:val="yellow"/>
          <w:rPrChange w:id="21" w:author="Laura Jensen" w:date="2018-11-13T10:51:00Z">
            <w:rPr>
              <w:i/>
              <w:spacing w:val="-8"/>
              <w:sz w:val="20"/>
            </w:rPr>
          </w:rPrChange>
        </w:rPr>
        <w:t xml:space="preserve"> </w:t>
      </w:r>
      <w:commentRangeStart w:id="22"/>
      <w:r w:rsidRPr="000E65AB">
        <w:rPr>
          <w:i/>
          <w:sz w:val="20"/>
          <w:highlight w:val="yellow"/>
          <w:rPrChange w:id="23" w:author="Laura Jensen" w:date="2018-11-13T10:51:00Z">
            <w:rPr>
              <w:i/>
              <w:sz w:val="20"/>
            </w:rPr>
          </w:rPrChange>
        </w:rPr>
        <w:t>observatories</w:t>
      </w:r>
      <w:commentRangeEnd w:id="22"/>
      <w:r w:rsidR="000E65AB">
        <w:rPr>
          <w:rStyle w:val="CommentReference"/>
        </w:rPr>
        <w:commentReference w:id="22"/>
      </w:r>
      <w:r>
        <w:rPr>
          <w:i/>
          <w:spacing w:val="-7"/>
          <w:sz w:val="20"/>
        </w:rPr>
        <w:t xml:space="preserve"> </w:t>
      </w:r>
      <w:r>
        <w:rPr>
          <w:i/>
          <w:sz w:val="20"/>
        </w:rPr>
        <w:t>in</w:t>
      </w:r>
      <w:r>
        <w:rPr>
          <w:i/>
          <w:spacing w:val="-7"/>
          <w:sz w:val="20"/>
        </w:rPr>
        <w:t xml:space="preserve"> </w:t>
      </w:r>
      <w:r>
        <w:rPr>
          <w:i/>
          <w:sz w:val="20"/>
        </w:rPr>
        <w:t>the US and around the</w:t>
      </w:r>
      <w:r>
        <w:rPr>
          <w:i/>
          <w:spacing w:val="-16"/>
          <w:sz w:val="20"/>
        </w:rPr>
        <w:t xml:space="preserve"> </w:t>
      </w:r>
      <w:r>
        <w:rPr>
          <w:i/>
          <w:sz w:val="20"/>
        </w:rPr>
        <w:t>world.</w:t>
      </w:r>
    </w:p>
    <w:p w14:paraId="65EB61C6" w14:textId="77777777" w:rsidR="00656154" w:rsidRDefault="00CE621D">
      <w:pPr>
        <w:pStyle w:val="ListParagraph"/>
        <w:numPr>
          <w:ilvl w:val="1"/>
          <w:numId w:val="8"/>
        </w:numPr>
        <w:tabs>
          <w:tab w:val="left" w:pos="619"/>
        </w:tabs>
        <w:ind w:right="106" w:hanging="249"/>
        <w:jc w:val="both"/>
        <w:rPr>
          <w:i/>
          <w:sz w:val="20"/>
        </w:rPr>
      </w:pPr>
      <w:r>
        <w:rPr>
          <w:sz w:val="20"/>
        </w:rPr>
        <w:t>Engage</w:t>
      </w:r>
      <w:r>
        <w:rPr>
          <w:spacing w:val="-10"/>
          <w:sz w:val="20"/>
        </w:rPr>
        <w:t xml:space="preserve"> </w:t>
      </w:r>
      <w:r>
        <w:rPr>
          <w:sz w:val="20"/>
        </w:rPr>
        <w:t>first-generation</w:t>
      </w:r>
      <w:r>
        <w:rPr>
          <w:spacing w:val="-10"/>
          <w:sz w:val="20"/>
        </w:rPr>
        <w:t xml:space="preserve"> </w:t>
      </w:r>
      <w:r>
        <w:rPr>
          <w:sz w:val="20"/>
        </w:rPr>
        <w:t>college</w:t>
      </w:r>
      <w:r>
        <w:rPr>
          <w:spacing w:val="-10"/>
          <w:sz w:val="20"/>
        </w:rPr>
        <w:t xml:space="preserve"> </w:t>
      </w:r>
      <w:r>
        <w:rPr>
          <w:sz w:val="20"/>
        </w:rPr>
        <w:t>students</w:t>
      </w:r>
      <w:r>
        <w:rPr>
          <w:spacing w:val="-10"/>
          <w:sz w:val="20"/>
        </w:rPr>
        <w:t xml:space="preserve"> </w:t>
      </w:r>
      <w:r>
        <w:rPr>
          <w:sz w:val="20"/>
        </w:rPr>
        <w:t>in</w:t>
      </w:r>
      <w:r>
        <w:rPr>
          <w:spacing w:val="-10"/>
          <w:sz w:val="20"/>
        </w:rPr>
        <w:t xml:space="preserve"> </w:t>
      </w:r>
      <w:r>
        <w:rPr>
          <w:sz w:val="20"/>
        </w:rPr>
        <w:t>STEM</w:t>
      </w:r>
      <w:r>
        <w:rPr>
          <w:spacing w:val="-10"/>
          <w:sz w:val="20"/>
        </w:rPr>
        <w:t xml:space="preserve"> </w:t>
      </w:r>
      <w:r>
        <w:rPr>
          <w:sz w:val="20"/>
        </w:rPr>
        <w:t>fields</w:t>
      </w:r>
      <w:r>
        <w:rPr>
          <w:spacing w:val="-10"/>
          <w:sz w:val="20"/>
        </w:rPr>
        <w:t xml:space="preserve"> </w:t>
      </w:r>
      <w:r>
        <w:rPr>
          <w:sz w:val="20"/>
        </w:rPr>
        <w:t>through</w:t>
      </w:r>
      <w:r>
        <w:rPr>
          <w:spacing w:val="-10"/>
          <w:sz w:val="20"/>
        </w:rPr>
        <w:t xml:space="preserve"> </w:t>
      </w:r>
      <w:r>
        <w:rPr>
          <w:sz w:val="20"/>
        </w:rPr>
        <w:t>a</w:t>
      </w:r>
      <w:r>
        <w:rPr>
          <w:spacing w:val="-10"/>
          <w:sz w:val="20"/>
        </w:rPr>
        <w:t xml:space="preserve"> </w:t>
      </w:r>
      <w:r>
        <w:rPr>
          <w:sz w:val="20"/>
        </w:rPr>
        <w:t>two-week</w:t>
      </w:r>
      <w:r>
        <w:rPr>
          <w:spacing w:val="-10"/>
          <w:sz w:val="20"/>
        </w:rPr>
        <w:t xml:space="preserve"> </w:t>
      </w:r>
      <w:r>
        <w:rPr>
          <w:sz w:val="20"/>
        </w:rPr>
        <w:t>summer</w:t>
      </w:r>
      <w:r>
        <w:rPr>
          <w:spacing w:val="-10"/>
          <w:sz w:val="20"/>
        </w:rPr>
        <w:t xml:space="preserve"> </w:t>
      </w:r>
      <w:r>
        <w:rPr>
          <w:sz w:val="20"/>
        </w:rPr>
        <w:t>internship</w:t>
      </w:r>
      <w:r>
        <w:rPr>
          <w:spacing w:val="-10"/>
          <w:sz w:val="20"/>
        </w:rPr>
        <w:t xml:space="preserve"> </w:t>
      </w:r>
      <w:r>
        <w:rPr>
          <w:sz w:val="20"/>
        </w:rPr>
        <w:t>at</w:t>
      </w:r>
      <w:r>
        <w:rPr>
          <w:spacing w:val="-10"/>
          <w:sz w:val="20"/>
        </w:rPr>
        <w:t xml:space="preserve"> </w:t>
      </w:r>
      <w:r>
        <w:rPr>
          <w:sz w:val="20"/>
        </w:rPr>
        <w:t>the Green Bank Observatory (GBO), during which they will directly contribute to the RFI excision work by</w:t>
      </w:r>
      <w:r>
        <w:rPr>
          <w:spacing w:val="-13"/>
          <w:sz w:val="20"/>
        </w:rPr>
        <w:t xml:space="preserve"> </w:t>
      </w:r>
      <w:r>
        <w:rPr>
          <w:sz w:val="20"/>
        </w:rPr>
        <w:t>helping</w:t>
      </w:r>
      <w:r>
        <w:rPr>
          <w:spacing w:val="-13"/>
          <w:sz w:val="20"/>
        </w:rPr>
        <w:t xml:space="preserve"> </w:t>
      </w:r>
      <w:r>
        <w:rPr>
          <w:sz w:val="20"/>
        </w:rPr>
        <w:t>to</w:t>
      </w:r>
      <w:r>
        <w:rPr>
          <w:spacing w:val="-13"/>
          <w:sz w:val="20"/>
        </w:rPr>
        <w:t xml:space="preserve"> </w:t>
      </w:r>
      <w:r>
        <w:rPr>
          <w:sz w:val="20"/>
        </w:rPr>
        <w:t>create</w:t>
      </w:r>
      <w:r>
        <w:rPr>
          <w:spacing w:val="-13"/>
          <w:sz w:val="20"/>
        </w:rPr>
        <w:t xml:space="preserve"> </w:t>
      </w:r>
      <w:r>
        <w:rPr>
          <w:sz w:val="20"/>
        </w:rPr>
        <w:t>a</w:t>
      </w:r>
      <w:r>
        <w:rPr>
          <w:spacing w:val="-13"/>
          <w:sz w:val="20"/>
        </w:rPr>
        <w:t xml:space="preserve"> </w:t>
      </w:r>
      <w:r>
        <w:rPr>
          <w:sz w:val="20"/>
        </w:rPr>
        <w:t>public</w:t>
      </w:r>
      <w:r>
        <w:rPr>
          <w:spacing w:val="-13"/>
          <w:sz w:val="20"/>
        </w:rPr>
        <w:t xml:space="preserve"> </w:t>
      </w:r>
      <w:r>
        <w:rPr>
          <w:sz w:val="20"/>
        </w:rPr>
        <w:t>database</w:t>
      </w:r>
      <w:r>
        <w:rPr>
          <w:spacing w:val="-13"/>
          <w:sz w:val="20"/>
        </w:rPr>
        <w:t xml:space="preserve"> </w:t>
      </w:r>
      <w:r>
        <w:rPr>
          <w:sz w:val="20"/>
        </w:rPr>
        <w:t>of</w:t>
      </w:r>
      <w:r>
        <w:rPr>
          <w:spacing w:val="-13"/>
          <w:sz w:val="20"/>
        </w:rPr>
        <w:t xml:space="preserve"> </w:t>
      </w:r>
      <w:r>
        <w:rPr>
          <w:sz w:val="20"/>
        </w:rPr>
        <w:t>common</w:t>
      </w:r>
      <w:r>
        <w:rPr>
          <w:spacing w:val="-13"/>
          <w:sz w:val="20"/>
        </w:rPr>
        <w:t xml:space="preserve"> </w:t>
      </w:r>
      <w:r>
        <w:rPr>
          <w:sz w:val="20"/>
        </w:rPr>
        <w:t>RFI.</w:t>
      </w:r>
      <w:r>
        <w:rPr>
          <w:spacing w:val="-13"/>
          <w:sz w:val="20"/>
        </w:rPr>
        <w:t xml:space="preserve"> </w:t>
      </w:r>
      <w:r>
        <w:rPr>
          <w:sz w:val="20"/>
        </w:rPr>
        <w:t>This</w:t>
      </w:r>
      <w:r>
        <w:rPr>
          <w:spacing w:val="-13"/>
          <w:sz w:val="20"/>
        </w:rPr>
        <w:t xml:space="preserve"> </w:t>
      </w:r>
      <w:r>
        <w:rPr>
          <w:sz w:val="20"/>
        </w:rPr>
        <w:t>internship</w:t>
      </w:r>
      <w:r>
        <w:rPr>
          <w:spacing w:val="-13"/>
          <w:sz w:val="20"/>
        </w:rPr>
        <w:t xml:space="preserve"> </w:t>
      </w:r>
      <w:r>
        <w:rPr>
          <w:sz w:val="20"/>
        </w:rPr>
        <w:t>will</w:t>
      </w:r>
      <w:r>
        <w:rPr>
          <w:spacing w:val="-13"/>
          <w:sz w:val="20"/>
        </w:rPr>
        <w:t xml:space="preserve"> </w:t>
      </w:r>
      <w:r>
        <w:rPr>
          <w:sz w:val="20"/>
        </w:rPr>
        <w:t>leverage</w:t>
      </w:r>
      <w:r>
        <w:rPr>
          <w:spacing w:val="-13"/>
          <w:sz w:val="20"/>
        </w:rPr>
        <w:t xml:space="preserve"> </w:t>
      </w:r>
      <w:r>
        <w:rPr>
          <w:sz w:val="20"/>
        </w:rPr>
        <w:t>GBO’s</w:t>
      </w:r>
      <w:r>
        <w:rPr>
          <w:spacing w:val="-13"/>
          <w:sz w:val="20"/>
        </w:rPr>
        <w:t xml:space="preserve"> </w:t>
      </w:r>
      <w:r>
        <w:rPr>
          <w:sz w:val="20"/>
        </w:rPr>
        <w:t xml:space="preserve">partnership in the NSF-INCLUDES program. </w:t>
      </w:r>
      <w:r>
        <w:rPr>
          <w:i/>
          <w:sz w:val="20"/>
        </w:rPr>
        <w:t>The primary outcome of this activity will be a cohort of students that are better prepared for STEM</w:t>
      </w:r>
      <w:r>
        <w:rPr>
          <w:i/>
          <w:spacing w:val="-26"/>
          <w:sz w:val="20"/>
        </w:rPr>
        <w:t xml:space="preserve"> </w:t>
      </w:r>
      <w:r>
        <w:rPr>
          <w:i/>
          <w:sz w:val="20"/>
        </w:rPr>
        <w:t>careers.</w:t>
      </w:r>
    </w:p>
    <w:p w14:paraId="1212D7AD" w14:textId="77777777" w:rsidR="00656154" w:rsidRDefault="00656154">
      <w:pPr>
        <w:pStyle w:val="BodyText"/>
        <w:spacing w:before="1" w:line="240" w:lineRule="auto"/>
        <w:jc w:val="left"/>
        <w:rPr>
          <w:i/>
          <w:sz w:val="23"/>
        </w:rPr>
      </w:pPr>
    </w:p>
    <w:p w14:paraId="77E8CD27" w14:textId="77777777" w:rsidR="00656154" w:rsidRDefault="00CE621D">
      <w:pPr>
        <w:spacing w:line="240" w:lineRule="exact"/>
        <w:ind w:left="120" w:right="106"/>
        <w:jc w:val="both"/>
        <w:rPr>
          <w:sz w:val="20"/>
        </w:rPr>
      </w:pPr>
      <w:r>
        <w:rPr>
          <w:sz w:val="20"/>
        </w:rPr>
        <w:t xml:space="preserve">The majority of this work will be conducted at GBO, in close collaboration with the University of Cali- fornia, Berkeley (UCB) and as part of the Collaboration for Astronomy Signal Processing and Electronics Research (CASPER). Through CASPER, we will ensure that the outcomes of our work are shared </w:t>
      </w:r>
      <w:r>
        <w:rPr>
          <w:spacing w:val="-4"/>
          <w:sz w:val="20"/>
        </w:rPr>
        <w:t xml:space="preserve">broadly. </w:t>
      </w:r>
      <w:r>
        <w:rPr>
          <w:i/>
          <w:sz w:val="20"/>
        </w:rPr>
        <w:t>As</w:t>
      </w:r>
      <w:r>
        <w:rPr>
          <w:i/>
          <w:spacing w:val="-8"/>
          <w:sz w:val="20"/>
        </w:rPr>
        <w:t xml:space="preserve"> </w:t>
      </w:r>
      <w:r>
        <w:rPr>
          <w:i/>
          <w:sz w:val="20"/>
        </w:rPr>
        <w:t>a</w:t>
      </w:r>
      <w:r>
        <w:rPr>
          <w:i/>
          <w:spacing w:val="-8"/>
          <w:sz w:val="20"/>
        </w:rPr>
        <w:t xml:space="preserve"> </w:t>
      </w:r>
      <w:r>
        <w:rPr>
          <w:i/>
          <w:sz w:val="20"/>
        </w:rPr>
        <w:t>Federally-Funded</w:t>
      </w:r>
      <w:r>
        <w:rPr>
          <w:i/>
          <w:spacing w:val="-8"/>
          <w:sz w:val="20"/>
        </w:rPr>
        <w:t xml:space="preserve"> </w:t>
      </w:r>
      <w:r>
        <w:rPr>
          <w:i/>
          <w:sz w:val="20"/>
        </w:rPr>
        <w:t>Research</w:t>
      </w:r>
      <w:r>
        <w:rPr>
          <w:i/>
          <w:spacing w:val="-8"/>
          <w:sz w:val="20"/>
        </w:rPr>
        <w:t xml:space="preserve"> </w:t>
      </w:r>
      <w:r>
        <w:rPr>
          <w:i/>
          <w:sz w:val="20"/>
        </w:rPr>
        <w:t>and</w:t>
      </w:r>
      <w:r>
        <w:rPr>
          <w:i/>
          <w:spacing w:val="-8"/>
          <w:sz w:val="20"/>
        </w:rPr>
        <w:t xml:space="preserve"> </w:t>
      </w:r>
      <w:r>
        <w:rPr>
          <w:i/>
          <w:sz w:val="20"/>
        </w:rPr>
        <w:t>Development</w:t>
      </w:r>
      <w:r>
        <w:rPr>
          <w:i/>
          <w:spacing w:val="-8"/>
          <w:sz w:val="20"/>
        </w:rPr>
        <w:t xml:space="preserve"> </w:t>
      </w:r>
      <w:r>
        <w:rPr>
          <w:i/>
          <w:spacing w:val="-3"/>
          <w:sz w:val="20"/>
        </w:rPr>
        <w:t>Center,</w:t>
      </w:r>
      <w:r>
        <w:rPr>
          <w:i/>
          <w:spacing w:val="-7"/>
          <w:sz w:val="20"/>
        </w:rPr>
        <w:t xml:space="preserve"> </w:t>
      </w:r>
      <w:r>
        <w:rPr>
          <w:i/>
          <w:sz w:val="20"/>
        </w:rPr>
        <w:t>GBO</w:t>
      </w:r>
      <w:r>
        <w:rPr>
          <w:i/>
          <w:spacing w:val="-8"/>
          <w:sz w:val="20"/>
        </w:rPr>
        <w:t xml:space="preserve"> </w:t>
      </w:r>
      <w:r>
        <w:rPr>
          <w:i/>
          <w:sz w:val="20"/>
        </w:rPr>
        <w:t>has</w:t>
      </w:r>
      <w:r>
        <w:rPr>
          <w:i/>
          <w:spacing w:val="-8"/>
          <w:sz w:val="20"/>
        </w:rPr>
        <w:t xml:space="preserve"> </w:t>
      </w:r>
      <w:r>
        <w:rPr>
          <w:i/>
          <w:sz w:val="20"/>
        </w:rPr>
        <w:t>been</w:t>
      </w:r>
      <w:r>
        <w:rPr>
          <w:i/>
          <w:spacing w:val="-8"/>
          <w:sz w:val="20"/>
        </w:rPr>
        <w:t xml:space="preserve"> </w:t>
      </w:r>
      <w:r>
        <w:rPr>
          <w:i/>
          <w:sz w:val="20"/>
        </w:rPr>
        <w:t>granted</w:t>
      </w:r>
      <w:r>
        <w:rPr>
          <w:i/>
          <w:spacing w:val="-8"/>
          <w:sz w:val="20"/>
        </w:rPr>
        <w:t xml:space="preserve"> </w:t>
      </w:r>
      <w:r>
        <w:rPr>
          <w:i/>
          <w:sz w:val="20"/>
        </w:rPr>
        <w:t>an</w:t>
      </w:r>
      <w:r>
        <w:rPr>
          <w:i/>
          <w:spacing w:val="-8"/>
          <w:sz w:val="20"/>
        </w:rPr>
        <w:t xml:space="preserve"> </w:t>
      </w:r>
      <w:r>
        <w:rPr>
          <w:i/>
          <w:sz w:val="20"/>
        </w:rPr>
        <w:t>exemption</w:t>
      </w:r>
      <w:r>
        <w:rPr>
          <w:i/>
          <w:spacing w:val="-8"/>
          <w:sz w:val="20"/>
        </w:rPr>
        <w:t xml:space="preserve"> </w:t>
      </w:r>
      <w:r>
        <w:rPr>
          <w:i/>
          <w:sz w:val="20"/>
        </w:rPr>
        <w:t>by</w:t>
      </w:r>
      <w:r>
        <w:rPr>
          <w:i/>
          <w:spacing w:val="-8"/>
          <w:sz w:val="20"/>
        </w:rPr>
        <w:t xml:space="preserve"> </w:t>
      </w:r>
      <w:r>
        <w:rPr>
          <w:i/>
          <w:sz w:val="20"/>
        </w:rPr>
        <w:t>NSF</w:t>
      </w:r>
      <w:r>
        <w:rPr>
          <w:i/>
          <w:spacing w:val="-8"/>
          <w:sz w:val="20"/>
        </w:rPr>
        <w:t xml:space="preserve"> </w:t>
      </w:r>
      <w:r>
        <w:rPr>
          <w:i/>
          <w:sz w:val="20"/>
        </w:rPr>
        <w:t>to</w:t>
      </w:r>
      <w:r>
        <w:rPr>
          <w:i/>
          <w:spacing w:val="-8"/>
          <w:sz w:val="20"/>
        </w:rPr>
        <w:t xml:space="preserve"> </w:t>
      </w:r>
      <w:r>
        <w:rPr>
          <w:i/>
          <w:sz w:val="20"/>
        </w:rPr>
        <w:t>submit</w:t>
      </w:r>
      <w:r>
        <w:rPr>
          <w:i/>
          <w:spacing w:val="-8"/>
          <w:sz w:val="20"/>
        </w:rPr>
        <w:t xml:space="preserve"> </w:t>
      </w:r>
      <w:r>
        <w:rPr>
          <w:i/>
          <w:sz w:val="20"/>
        </w:rPr>
        <w:t>this proposal</w:t>
      </w:r>
      <w:r>
        <w:rPr>
          <w:i/>
          <w:spacing w:val="-8"/>
          <w:sz w:val="20"/>
        </w:rPr>
        <w:t xml:space="preserve"> </w:t>
      </w:r>
      <w:r>
        <w:rPr>
          <w:i/>
          <w:sz w:val="20"/>
        </w:rPr>
        <w:t>since</w:t>
      </w:r>
      <w:r>
        <w:rPr>
          <w:i/>
          <w:spacing w:val="-8"/>
          <w:sz w:val="20"/>
        </w:rPr>
        <w:t xml:space="preserve"> </w:t>
      </w:r>
      <w:r>
        <w:rPr>
          <w:i/>
          <w:sz w:val="20"/>
        </w:rPr>
        <w:t>the</w:t>
      </w:r>
      <w:r>
        <w:rPr>
          <w:i/>
          <w:spacing w:val="-8"/>
          <w:sz w:val="20"/>
        </w:rPr>
        <w:t xml:space="preserve"> </w:t>
      </w:r>
      <w:r>
        <w:rPr>
          <w:i/>
          <w:sz w:val="20"/>
        </w:rPr>
        <w:t>resulting</w:t>
      </w:r>
      <w:r>
        <w:rPr>
          <w:i/>
          <w:spacing w:val="-8"/>
          <w:sz w:val="20"/>
        </w:rPr>
        <w:t xml:space="preserve"> </w:t>
      </w:r>
      <w:r>
        <w:rPr>
          <w:i/>
          <w:sz w:val="20"/>
        </w:rPr>
        <w:t>technical</w:t>
      </w:r>
      <w:r>
        <w:rPr>
          <w:i/>
          <w:spacing w:val="-8"/>
          <w:sz w:val="20"/>
        </w:rPr>
        <w:t xml:space="preserve"> </w:t>
      </w:r>
      <w:r>
        <w:rPr>
          <w:i/>
          <w:sz w:val="20"/>
        </w:rPr>
        <w:t>innovations</w:t>
      </w:r>
      <w:r>
        <w:rPr>
          <w:i/>
          <w:spacing w:val="-8"/>
          <w:sz w:val="20"/>
        </w:rPr>
        <w:t xml:space="preserve"> </w:t>
      </w:r>
      <w:r>
        <w:rPr>
          <w:i/>
          <w:sz w:val="20"/>
        </w:rPr>
        <w:t>will</w:t>
      </w:r>
      <w:r>
        <w:rPr>
          <w:i/>
          <w:spacing w:val="-8"/>
          <w:sz w:val="20"/>
        </w:rPr>
        <w:t xml:space="preserve"> </w:t>
      </w:r>
      <w:r>
        <w:rPr>
          <w:i/>
          <w:sz w:val="20"/>
        </w:rPr>
        <w:t>make</w:t>
      </w:r>
      <w:r>
        <w:rPr>
          <w:i/>
          <w:spacing w:val="-8"/>
          <w:sz w:val="20"/>
        </w:rPr>
        <w:t xml:space="preserve"> </w:t>
      </w:r>
      <w:r>
        <w:rPr>
          <w:i/>
          <w:sz w:val="20"/>
        </w:rPr>
        <w:t>unique</w:t>
      </w:r>
      <w:r>
        <w:rPr>
          <w:i/>
          <w:spacing w:val="-8"/>
          <w:sz w:val="20"/>
        </w:rPr>
        <w:t xml:space="preserve"> </w:t>
      </w:r>
      <w:r>
        <w:rPr>
          <w:i/>
          <w:sz w:val="20"/>
        </w:rPr>
        <w:t>contributions</w:t>
      </w:r>
      <w:r>
        <w:rPr>
          <w:i/>
          <w:spacing w:val="-8"/>
          <w:sz w:val="20"/>
        </w:rPr>
        <w:t xml:space="preserve"> </w:t>
      </w:r>
      <w:r>
        <w:rPr>
          <w:i/>
          <w:sz w:val="20"/>
        </w:rPr>
        <w:t>to</w:t>
      </w:r>
      <w:r>
        <w:rPr>
          <w:i/>
          <w:spacing w:val="-8"/>
          <w:sz w:val="20"/>
        </w:rPr>
        <w:t xml:space="preserve"> </w:t>
      </w:r>
      <w:r>
        <w:rPr>
          <w:i/>
          <w:sz w:val="20"/>
        </w:rPr>
        <w:t>the</w:t>
      </w:r>
      <w:r>
        <w:rPr>
          <w:i/>
          <w:spacing w:val="-8"/>
          <w:sz w:val="20"/>
        </w:rPr>
        <w:t xml:space="preserve"> </w:t>
      </w:r>
      <w:r>
        <w:rPr>
          <w:i/>
          <w:sz w:val="20"/>
        </w:rPr>
        <w:t>needs</w:t>
      </w:r>
      <w:r>
        <w:rPr>
          <w:i/>
          <w:spacing w:val="-8"/>
          <w:sz w:val="20"/>
        </w:rPr>
        <w:t xml:space="preserve"> </w:t>
      </w:r>
      <w:r>
        <w:rPr>
          <w:i/>
          <w:sz w:val="20"/>
        </w:rPr>
        <w:t>of</w:t>
      </w:r>
      <w:r>
        <w:rPr>
          <w:i/>
          <w:spacing w:val="-8"/>
          <w:sz w:val="20"/>
        </w:rPr>
        <w:t xml:space="preserve"> </w:t>
      </w:r>
      <w:r>
        <w:rPr>
          <w:i/>
          <w:sz w:val="20"/>
        </w:rPr>
        <w:t>researchers</w:t>
      </w:r>
      <w:r>
        <w:rPr>
          <w:i/>
          <w:spacing w:val="-8"/>
          <w:sz w:val="20"/>
        </w:rPr>
        <w:t xml:space="preserve"> </w:t>
      </w:r>
      <w:r>
        <w:rPr>
          <w:i/>
          <w:sz w:val="20"/>
        </w:rPr>
        <w:t>across</w:t>
      </w:r>
      <w:r>
        <w:rPr>
          <w:i/>
          <w:spacing w:val="-8"/>
          <w:sz w:val="20"/>
        </w:rPr>
        <w:t xml:space="preserve"> </w:t>
      </w:r>
      <w:r>
        <w:rPr>
          <w:i/>
          <w:sz w:val="20"/>
        </w:rPr>
        <w:t xml:space="preserve">the international scientific community. </w:t>
      </w:r>
      <w:r>
        <w:rPr>
          <w:sz w:val="20"/>
        </w:rPr>
        <w:t xml:space="preserve">GBO staff have proven expertise in taking research projects from concept to design and construction with a goal of repeatable, reliable, maintainable, and scalable production use. By operating the GBT and other site telescopes, and working within the National Radio Quiet Zone (see Facilities, Equipment, and other Resources), GBO staff have gained unique experience in how to </w:t>
      </w:r>
      <w:r>
        <w:rPr>
          <w:spacing w:val="-3"/>
          <w:sz w:val="20"/>
        </w:rPr>
        <w:t xml:space="preserve">identify, </w:t>
      </w:r>
      <w:r>
        <w:rPr>
          <w:sz w:val="20"/>
        </w:rPr>
        <w:t>assess, and mitigate</w:t>
      </w:r>
      <w:r>
        <w:rPr>
          <w:spacing w:val="-11"/>
          <w:sz w:val="20"/>
        </w:rPr>
        <w:t xml:space="preserve"> </w:t>
      </w:r>
      <w:r>
        <w:rPr>
          <w:sz w:val="20"/>
        </w:rPr>
        <w:t>RFI.</w:t>
      </w:r>
    </w:p>
    <w:p w14:paraId="3913520C" w14:textId="77777777" w:rsidR="00656154" w:rsidRDefault="00CE621D">
      <w:pPr>
        <w:pStyle w:val="BodyText"/>
        <w:spacing w:before="118"/>
        <w:ind w:left="120" w:right="106"/>
      </w:pPr>
      <w:r>
        <w:t xml:space="preserve">This project is the first step in a longer-term effort to build a next generation, end-to-end DSP system and flexible digital back-end for the GBT that employs active RFI mitigation.   Such a system would be used   to maximize scientific return of a new UWB radio receiver under independent development by GBO, and could also be adapted for use at other observatories. </w:t>
      </w:r>
      <w:r>
        <w:rPr>
          <w:spacing w:val="-10"/>
        </w:rPr>
        <w:t xml:space="preserve">We </w:t>
      </w:r>
      <w:r>
        <w:t>will also lay the ground-work for revolutionary upgrades to the GBT that will expand its available bandwidth and enhance performance across all areas of radio astronomy</w:t>
      </w:r>
      <w:r>
        <w:rPr>
          <w:spacing w:val="-14"/>
        </w:rPr>
        <w:t xml:space="preserve"> </w:t>
      </w:r>
      <w:r>
        <w:t>science.</w:t>
      </w:r>
    </w:p>
    <w:p w14:paraId="353F5A05" w14:textId="77777777" w:rsidR="00656154" w:rsidRDefault="00CE621D">
      <w:pPr>
        <w:pStyle w:val="BodyText"/>
        <w:spacing w:before="139" w:line="187" w:lineRule="auto"/>
        <w:ind w:left="119" w:right="106"/>
      </w:pPr>
      <w:r>
        <w:rPr>
          <w:spacing w:val="-10"/>
        </w:rPr>
        <w:t xml:space="preserve">We </w:t>
      </w:r>
      <w:r>
        <w:t xml:space="preserve">describe the motivation for this project in more detail in </w:t>
      </w:r>
      <w:r>
        <w:rPr>
          <w:rFonts w:ascii="Lucida Sans Unicode" w:hAnsi="Lucida Sans Unicode"/>
        </w:rPr>
        <w:t>§</w:t>
      </w:r>
      <w:r>
        <w:t>A, and specify the innovative work that we will</w:t>
      </w:r>
      <w:r>
        <w:rPr>
          <w:spacing w:val="-7"/>
        </w:rPr>
        <w:t xml:space="preserve"> </w:t>
      </w:r>
      <w:r>
        <w:t>carry</w:t>
      </w:r>
      <w:r>
        <w:rPr>
          <w:spacing w:val="-7"/>
        </w:rPr>
        <w:t xml:space="preserve"> </w:t>
      </w:r>
      <w:r>
        <w:t>out</w:t>
      </w:r>
      <w:r>
        <w:rPr>
          <w:spacing w:val="-7"/>
        </w:rPr>
        <w:t xml:space="preserve"> </w:t>
      </w:r>
      <w:r>
        <w:t>in</w:t>
      </w:r>
      <w:r>
        <w:rPr>
          <w:spacing w:val="-7"/>
        </w:rPr>
        <w:t xml:space="preserve"> </w:t>
      </w:r>
      <w:r>
        <w:rPr>
          <w:rFonts w:ascii="Lucida Sans Unicode" w:hAnsi="Lucida Sans Unicode"/>
        </w:rPr>
        <w:t>§</w:t>
      </w:r>
      <w:r>
        <w:t>B.</w:t>
      </w:r>
      <w:r>
        <w:rPr>
          <w:spacing w:val="3"/>
        </w:rPr>
        <w:t xml:space="preserve"> </w:t>
      </w:r>
      <w:r>
        <w:t>In</w:t>
      </w:r>
      <w:r>
        <w:rPr>
          <w:spacing w:val="-7"/>
        </w:rPr>
        <w:t xml:space="preserve"> </w:t>
      </w:r>
      <w:r>
        <w:rPr>
          <w:rFonts w:ascii="Lucida Sans Unicode" w:hAnsi="Lucida Sans Unicode"/>
        </w:rPr>
        <w:t>§</w:t>
      </w:r>
      <w:r>
        <w:t>A</w:t>
      </w:r>
      <w:r>
        <w:rPr>
          <w:spacing w:val="-7"/>
        </w:rPr>
        <w:t xml:space="preserve"> </w:t>
      </w:r>
      <w:r>
        <w:t>we</w:t>
      </w:r>
      <w:r>
        <w:rPr>
          <w:spacing w:val="-7"/>
        </w:rPr>
        <w:t xml:space="preserve"> </w:t>
      </w:r>
      <w:r>
        <w:t>affirm</w:t>
      </w:r>
      <w:r>
        <w:rPr>
          <w:spacing w:val="-7"/>
        </w:rPr>
        <w:t xml:space="preserve"> </w:t>
      </w:r>
      <w:r>
        <w:t>our</w:t>
      </w:r>
      <w:r>
        <w:rPr>
          <w:spacing w:val="-7"/>
        </w:rPr>
        <w:t xml:space="preserve"> </w:t>
      </w:r>
      <w:r>
        <w:t>commitment</w:t>
      </w:r>
      <w:r>
        <w:rPr>
          <w:spacing w:val="-7"/>
        </w:rPr>
        <w:t xml:space="preserve"> </w:t>
      </w:r>
      <w:r>
        <w:t>to</w:t>
      </w:r>
      <w:r>
        <w:rPr>
          <w:spacing w:val="-7"/>
        </w:rPr>
        <w:t xml:space="preserve"> </w:t>
      </w:r>
      <w:r>
        <w:t>making</w:t>
      </w:r>
      <w:r>
        <w:rPr>
          <w:spacing w:val="-7"/>
        </w:rPr>
        <w:t xml:space="preserve"> </w:t>
      </w:r>
      <w:r>
        <w:t>the</w:t>
      </w:r>
      <w:r>
        <w:rPr>
          <w:spacing w:val="-7"/>
        </w:rPr>
        <w:t xml:space="preserve"> </w:t>
      </w:r>
      <w:r>
        <w:t>results</w:t>
      </w:r>
      <w:r>
        <w:rPr>
          <w:spacing w:val="-7"/>
        </w:rPr>
        <w:t xml:space="preserve"> </w:t>
      </w:r>
      <w:r>
        <w:t>of</w:t>
      </w:r>
      <w:r>
        <w:rPr>
          <w:spacing w:val="-7"/>
        </w:rPr>
        <w:t xml:space="preserve"> </w:t>
      </w:r>
      <w:r>
        <w:t>this</w:t>
      </w:r>
      <w:r>
        <w:rPr>
          <w:spacing w:val="-7"/>
        </w:rPr>
        <w:t xml:space="preserve"> </w:t>
      </w:r>
      <w:r>
        <w:t>project</w:t>
      </w:r>
      <w:r>
        <w:rPr>
          <w:spacing w:val="-7"/>
        </w:rPr>
        <w:t xml:space="preserve"> </w:t>
      </w:r>
      <w:r>
        <w:t>of</w:t>
      </w:r>
      <w:r>
        <w:rPr>
          <w:spacing w:val="-7"/>
        </w:rPr>
        <w:t xml:space="preserve"> </w:t>
      </w:r>
      <w:r>
        <w:t>broad</w:t>
      </w:r>
      <w:r>
        <w:rPr>
          <w:spacing w:val="-7"/>
        </w:rPr>
        <w:t xml:space="preserve"> </w:t>
      </w:r>
      <w:r>
        <w:t>use,</w:t>
      </w:r>
      <w:r>
        <w:rPr>
          <w:spacing w:val="-7"/>
        </w:rPr>
        <w:t xml:space="preserve"> </w:t>
      </w:r>
      <w:r>
        <w:t>and in</w:t>
      </w:r>
      <w:r>
        <w:rPr>
          <w:spacing w:val="-8"/>
        </w:rPr>
        <w:t xml:space="preserve"> </w:t>
      </w:r>
      <w:r>
        <w:rPr>
          <w:rFonts w:ascii="Lucida Sans Unicode" w:hAnsi="Lucida Sans Unicode"/>
        </w:rPr>
        <w:t>§</w:t>
      </w:r>
      <w:r>
        <w:t>B</w:t>
      </w:r>
      <w:r>
        <w:rPr>
          <w:spacing w:val="-8"/>
        </w:rPr>
        <w:t xml:space="preserve"> </w:t>
      </w:r>
      <w:r>
        <w:t>we</w:t>
      </w:r>
      <w:r>
        <w:rPr>
          <w:spacing w:val="-8"/>
        </w:rPr>
        <w:t xml:space="preserve"> </w:t>
      </w:r>
      <w:r>
        <w:t>explain</w:t>
      </w:r>
      <w:r>
        <w:rPr>
          <w:spacing w:val="-8"/>
        </w:rPr>
        <w:t xml:space="preserve"> </w:t>
      </w:r>
      <w:r>
        <w:t>how</w:t>
      </w:r>
      <w:r>
        <w:rPr>
          <w:spacing w:val="-8"/>
        </w:rPr>
        <w:t xml:space="preserve"> </w:t>
      </w:r>
      <w:r>
        <w:t>the</w:t>
      </w:r>
      <w:r>
        <w:rPr>
          <w:spacing w:val="-8"/>
        </w:rPr>
        <w:t xml:space="preserve"> </w:t>
      </w:r>
      <w:r>
        <w:t>outcomes</w:t>
      </w:r>
      <w:r>
        <w:rPr>
          <w:spacing w:val="-8"/>
        </w:rPr>
        <w:t xml:space="preserve"> </w:t>
      </w:r>
      <w:r>
        <w:t>of</w:t>
      </w:r>
      <w:r>
        <w:rPr>
          <w:spacing w:val="-8"/>
        </w:rPr>
        <w:t xml:space="preserve"> </w:t>
      </w:r>
      <w:r>
        <w:t>our</w:t>
      </w:r>
      <w:r>
        <w:rPr>
          <w:spacing w:val="-8"/>
        </w:rPr>
        <w:t xml:space="preserve"> </w:t>
      </w:r>
      <w:r>
        <w:t>work</w:t>
      </w:r>
      <w:r>
        <w:rPr>
          <w:spacing w:val="-8"/>
        </w:rPr>
        <w:t xml:space="preserve"> </w:t>
      </w:r>
      <w:r>
        <w:t>can</w:t>
      </w:r>
      <w:r>
        <w:rPr>
          <w:spacing w:val="-8"/>
        </w:rPr>
        <w:t xml:space="preserve"> </w:t>
      </w:r>
      <w:r>
        <w:t>be</w:t>
      </w:r>
      <w:r>
        <w:rPr>
          <w:spacing w:val="-8"/>
        </w:rPr>
        <w:t xml:space="preserve"> </w:t>
      </w:r>
      <w:r>
        <w:t>applied</w:t>
      </w:r>
      <w:r>
        <w:rPr>
          <w:spacing w:val="-8"/>
        </w:rPr>
        <w:t xml:space="preserve"> </w:t>
      </w:r>
      <w:r>
        <w:t>to</w:t>
      </w:r>
      <w:r>
        <w:rPr>
          <w:spacing w:val="-8"/>
        </w:rPr>
        <w:t xml:space="preserve"> </w:t>
      </w:r>
      <w:r>
        <w:t>enhance</w:t>
      </w:r>
      <w:r>
        <w:rPr>
          <w:spacing w:val="-8"/>
        </w:rPr>
        <w:t xml:space="preserve"> </w:t>
      </w:r>
      <w:r>
        <w:t>research</w:t>
      </w:r>
      <w:r>
        <w:rPr>
          <w:spacing w:val="-8"/>
        </w:rPr>
        <w:t xml:space="preserve"> </w:t>
      </w:r>
      <w:r>
        <w:t>at</w:t>
      </w:r>
      <w:r>
        <w:rPr>
          <w:spacing w:val="-8"/>
        </w:rPr>
        <w:t xml:space="preserve"> </w:t>
      </w:r>
      <w:r>
        <w:t>GBO,</w:t>
      </w:r>
      <w:r>
        <w:rPr>
          <w:spacing w:val="-8"/>
        </w:rPr>
        <w:t xml:space="preserve"> </w:t>
      </w:r>
      <w:r>
        <w:t>and</w:t>
      </w:r>
      <w:r>
        <w:rPr>
          <w:spacing w:val="-8"/>
        </w:rPr>
        <w:t xml:space="preserve"> </w:t>
      </w:r>
      <w:r>
        <w:t>at</w:t>
      </w:r>
      <w:r>
        <w:rPr>
          <w:spacing w:val="-8"/>
        </w:rPr>
        <w:t xml:space="preserve"> </w:t>
      </w:r>
      <w:r>
        <w:t>other</w:t>
      </w:r>
      <w:r>
        <w:rPr>
          <w:spacing w:val="-8"/>
        </w:rPr>
        <w:t xml:space="preserve"> </w:t>
      </w:r>
      <w:r>
        <w:t xml:space="preserve">US and world observatories. </w:t>
      </w:r>
      <w:r>
        <w:rPr>
          <w:spacing w:val="-10"/>
        </w:rPr>
        <w:t xml:space="preserve">We </w:t>
      </w:r>
      <w:r>
        <w:t xml:space="preserve">describe our two-week STEM student internship program in </w:t>
      </w:r>
      <w:r>
        <w:rPr>
          <w:rFonts w:ascii="Lucida Sans Unicode" w:hAnsi="Lucida Sans Unicode"/>
        </w:rPr>
        <w:t>§</w:t>
      </w:r>
      <w:r>
        <w:t xml:space="preserve">C. </w:t>
      </w:r>
      <w:r>
        <w:rPr>
          <w:spacing w:val="-10"/>
        </w:rPr>
        <w:t xml:space="preserve">We </w:t>
      </w:r>
      <w:r>
        <w:t>explain our</w:t>
      </w:r>
      <w:r>
        <w:rPr>
          <w:spacing w:val="-7"/>
        </w:rPr>
        <w:t xml:space="preserve"> </w:t>
      </w:r>
      <w:r>
        <w:t>timeline</w:t>
      </w:r>
      <w:r>
        <w:rPr>
          <w:spacing w:val="-7"/>
        </w:rPr>
        <w:t xml:space="preserve"> </w:t>
      </w:r>
      <w:r>
        <w:t>and</w:t>
      </w:r>
      <w:r>
        <w:rPr>
          <w:spacing w:val="-7"/>
        </w:rPr>
        <w:t xml:space="preserve"> </w:t>
      </w:r>
      <w:r>
        <w:t>how</w:t>
      </w:r>
      <w:r>
        <w:rPr>
          <w:spacing w:val="-7"/>
        </w:rPr>
        <w:t xml:space="preserve"> </w:t>
      </w:r>
      <w:r>
        <w:t>the</w:t>
      </w:r>
      <w:r>
        <w:rPr>
          <w:spacing w:val="-7"/>
        </w:rPr>
        <w:t xml:space="preserve"> </w:t>
      </w:r>
      <w:r>
        <w:t>project</w:t>
      </w:r>
      <w:r>
        <w:rPr>
          <w:spacing w:val="-7"/>
        </w:rPr>
        <w:t xml:space="preserve"> </w:t>
      </w:r>
      <w:r>
        <w:t>will</w:t>
      </w:r>
      <w:r>
        <w:rPr>
          <w:spacing w:val="-7"/>
        </w:rPr>
        <w:t xml:space="preserve"> </w:t>
      </w:r>
      <w:r>
        <w:t>be</w:t>
      </w:r>
      <w:r>
        <w:rPr>
          <w:spacing w:val="-7"/>
        </w:rPr>
        <w:t xml:space="preserve"> </w:t>
      </w:r>
      <w:r>
        <w:t>managed</w:t>
      </w:r>
      <w:r>
        <w:rPr>
          <w:spacing w:val="-7"/>
        </w:rPr>
        <w:t xml:space="preserve"> </w:t>
      </w:r>
      <w:r>
        <w:t>to</w:t>
      </w:r>
      <w:r>
        <w:rPr>
          <w:spacing w:val="-7"/>
        </w:rPr>
        <w:t xml:space="preserve"> </w:t>
      </w:r>
      <w:r>
        <w:t>ensure</w:t>
      </w:r>
      <w:r>
        <w:rPr>
          <w:spacing w:val="-7"/>
        </w:rPr>
        <w:t xml:space="preserve"> </w:t>
      </w:r>
      <w:r>
        <w:t>success</w:t>
      </w:r>
      <w:r>
        <w:rPr>
          <w:spacing w:val="-7"/>
        </w:rPr>
        <w:t xml:space="preserve"> </w:t>
      </w:r>
      <w:r>
        <w:t>in</w:t>
      </w:r>
      <w:r>
        <w:rPr>
          <w:spacing w:val="-7"/>
        </w:rPr>
        <w:t xml:space="preserve"> </w:t>
      </w:r>
      <w:r>
        <w:rPr>
          <w:rFonts w:ascii="Lucida Sans Unicode" w:hAnsi="Lucida Sans Unicode"/>
        </w:rPr>
        <w:t>§</w:t>
      </w:r>
      <w:r>
        <w:t>IV.</w:t>
      </w:r>
    </w:p>
    <w:p w14:paraId="5A6D4C7A" w14:textId="77777777" w:rsidR="00656154" w:rsidRDefault="00656154">
      <w:pPr>
        <w:spacing w:line="187" w:lineRule="auto"/>
        <w:sectPr w:rsidR="00656154">
          <w:footerReference w:type="default" r:id="rId10"/>
          <w:pgSz w:w="12240" w:h="15840"/>
          <w:pgMar w:top="1300" w:right="1280" w:bottom="960" w:left="1320" w:header="0" w:footer="779" w:gutter="0"/>
          <w:pgNumType w:start="1"/>
          <w:cols w:space="720"/>
        </w:sectPr>
      </w:pPr>
    </w:p>
    <w:p w14:paraId="2E1BDC48" w14:textId="77777777" w:rsidR="00656154" w:rsidRDefault="00CE621D">
      <w:pPr>
        <w:pStyle w:val="BodyText"/>
        <w:spacing w:line="240" w:lineRule="auto"/>
        <w:ind w:left="590"/>
        <w:jc w:val="left"/>
      </w:pPr>
      <w:r>
        <w:rPr>
          <w:noProof/>
        </w:rPr>
        <w:lastRenderedPageBreak/>
        <w:drawing>
          <wp:inline distT="0" distB="0" distL="0" distR="0" wp14:anchorId="0028EFA2" wp14:editId="3D7DCAEE">
            <wp:extent cx="5314949" cy="256003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314949" cy="2560034"/>
                    </a:xfrm>
                    <a:prstGeom prst="rect">
                      <a:avLst/>
                    </a:prstGeom>
                  </pic:spPr>
                </pic:pic>
              </a:graphicData>
            </a:graphic>
          </wp:inline>
        </w:drawing>
      </w:r>
    </w:p>
    <w:p w14:paraId="7DDE8893" w14:textId="77777777" w:rsidR="00656154" w:rsidRDefault="00656154">
      <w:pPr>
        <w:pStyle w:val="BodyText"/>
        <w:spacing w:before="11" w:line="240" w:lineRule="auto"/>
        <w:jc w:val="left"/>
        <w:rPr>
          <w:sz w:val="15"/>
        </w:rPr>
      </w:pPr>
    </w:p>
    <w:p w14:paraId="5D2A681C" w14:textId="77777777" w:rsidR="00656154" w:rsidRDefault="00CE621D">
      <w:pPr>
        <w:pStyle w:val="BodyText"/>
        <w:spacing w:before="97"/>
        <w:ind w:left="120" w:right="106"/>
      </w:pPr>
      <w:r>
        <w:t xml:space="preserve">Figure 1: A simplified block diagram representation of the existing GBT intermediate frequency system. Components in the “receiver room” are located next to the radio receivers on the </w:t>
      </w:r>
      <w:r>
        <w:rPr>
          <w:spacing w:val="-4"/>
        </w:rPr>
        <w:t xml:space="preserve">GBT. </w:t>
      </w:r>
      <w:r>
        <w:t>Signals are trans- ported via IF-over-fiber (dotted line) to the “equipment room”, which houses additional analog and</w:t>
      </w:r>
      <w:r>
        <w:rPr>
          <w:spacing w:val="-30"/>
        </w:rPr>
        <w:t xml:space="preserve"> </w:t>
      </w:r>
      <w:r>
        <w:t>digital instruments. Only one polarization channel is</w:t>
      </w:r>
      <w:r>
        <w:rPr>
          <w:spacing w:val="-13"/>
        </w:rPr>
        <w:t xml:space="preserve"> </w:t>
      </w:r>
      <w:r>
        <w:t>shown.</w:t>
      </w:r>
    </w:p>
    <w:p w14:paraId="3EE8EBFD" w14:textId="77777777" w:rsidR="00656154" w:rsidRDefault="00656154">
      <w:pPr>
        <w:pStyle w:val="BodyText"/>
        <w:spacing w:before="1" w:line="240" w:lineRule="auto"/>
        <w:jc w:val="left"/>
        <w:rPr>
          <w:sz w:val="28"/>
        </w:rPr>
      </w:pPr>
    </w:p>
    <w:p w14:paraId="08B21F62" w14:textId="77777777" w:rsidR="00656154" w:rsidRDefault="00CE621D">
      <w:pPr>
        <w:pStyle w:val="Heading1"/>
        <w:numPr>
          <w:ilvl w:val="0"/>
          <w:numId w:val="8"/>
        </w:numPr>
        <w:tabs>
          <w:tab w:val="left" w:pos="631"/>
        </w:tabs>
        <w:ind w:left="630" w:hanging="510"/>
        <w:jc w:val="both"/>
      </w:pPr>
      <w:r>
        <w:t>Intellectual</w:t>
      </w:r>
      <w:r>
        <w:rPr>
          <w:spacing w:val="54"/>
        </w:rPr>
        <w:t xml:space="preserve"> </w:t>
      </w:r>
      <w:r>
        <w:t>Merit</w:t>
      </w:r>
    </w:p>
    <w:p w14:paraId="346A973E" w14:textId="77777777" w:rsidR="00656154" w:rsidRDefault="00CE621D">
      <w:pPr>
        <w:pStyle w:val="Heading2"/>
        <w:numPr>
          <w:ilvl w:val="0"/>
          <w:numId w:val="7"/>
        </w:numPr>
        <w:tabs>
          <w:tab w:val="left" w:pos="546"/>
        </w:tabs>
        <w:spacing w:before="157"/>
        <w:ind w:hanging="425"/>
        <w:jc w:val="both"/>
      </w:pPr>
      <w:r>
        <w:t>Motivation</w:t>
      </w:r>
    </w:p>
    <w:p w14:paraId="7838F88A" w14:textId="77777777" w:rsidR="00656154" w:rsidRDefault="00CE621D">
      <w:pPr>
        <w:pStyle w:val="BodyText"/>
        <w:spacing w:before="162"/>
        <w:ind w:left="119" w:right="106"/>
      </w:pPr>
      <w:r>
        <w:rPr>
          <w:spacing w:val="-10"/>
        </w:rPr>
        <w:t>We</w:t>
      </w:r>
      <w:r>
        <w:rPr>
          <w:spacing w:val="-7"/>
        </w:rPr>
        <w:t xml:space="preserve"> </w:t>
      </w:r>
      <w:r>
        <w:t>begin</w:t>
      </w:r>
      <w:r>
        <w:rPr>
          <w:spacing w:val="-7"/>
        </w:rPr>
        <w:t xml:space="preserve"> </w:t>
      </w:r>
      <w:r>
        <w:t>by</w:t>
      </w:r>
      <w:r>
        <w:rPr>
          <w:spacing w:val="-7"/>
        </w:rPr>
        <w:t xml:space="preserve"> </w:t>
      </w:r>
      <w:r>
        <w:t>reviewing</w:t>
      </w:r>
      <w:r>
        <w:rPr>
          <w:spacing w:val="-6"/>
        </w:rPr>
        <w:t xml:space="preserve"> </w:t>
      </w:r>
      <w:r>
        <w:t>the</w:t>
      </w:r>
      <w:r>
        <w:rPr>
          <w:spacing w:val="-7"/>
        </w:rPr>
        <w:t xml:space="preserve"> </w:t>
      </w:r>
      <w:r>
        <w:t>existing</w:t>
      </w:r>
      <w:r>
        <w:rPr>
          <w:spacing w:val="-7"/>
        </w:rPr>
        <w:t xml:space="preserve"> </w:t>
      </w:r>
      <w:r>
        <w:t>instrumentation</w:t>
      </w:r>
      <w:r>
        <w:rPr>
          <w:spacing w:val="-7"/>
        </w:rPr>
        <w:t xml:space="preserve"> </w:t>
      </w:r>
      <w:r>
        <w:t>for</w:t>
      </w:r>
      <w:r>
        <w:rPr>
          <w:spacing w:val="-7"/>
        </w:rPr>
        <w:t xml:space="preserve"> </w:t>
      </w:r>
      <w:r>
        <w:t>wide-bandwidth</w:t>
      </w:r>
      <w:r>
        <w:rPr>
          <w:spacing w:val="-7"/>
        </w:rPr>
        <w:t xml:space="preserve"> </w:t>
      </w:r>
      <w:r>
        <w:t>radio</w:t>
      </w:r>
      <w:r>
        <w:rPr>
          <w:spacing w:val="-7"/>
        </w:rPr>
        <w:t xml:space="preserve"> </w:t>
      </w:r>
      <w:r>
        <w:t>astronomy</w:t>
      </w:r>
      <w:r>
        <w:rPr>
          <w:spacing w:val="-7"/>
        </w:rPr>
        <w:t xml:space="preserve"> </w:t>
      </w:r>
      <w:r>
        <w:t>using</w:t>
      </w:r>
      <w:r>
        <w:rPr>
          <w:spacing w:val="-6"/>
        </w:rPr>
        <w:t xml:space="preserve"> </w:t>
      </w:r>
      <w:r>
        <w:t>the</w:t>
      </w:r>
      <w:r>
        <w:rPr>
          <w:spacing w:val="-7"/>
        </w:rPr>
        <w:t xml:space="preserve"> </w:t>
      </w:r>
      <w:r>
        <w:t>GBT</w:t>
      </w:r>
      <w:r>
        <w:rPr>
          <w:spacing w:val="-7"/>
        </w:rPr>
        <w:t xml:space="preserve"> </w:t>
      </w:r>
      <w:r>
        <w:t>as an example. The GBT is the world’s largest fully-steerable telescope and offers nearly continuous coverage from</w:t>
      </w:r>
      <w:r>
        <w:rPr>
          <w:spacing w:val="-17"/>
        </w:rPr>
        <w:t xml:space="preserve"> </w:t>
      </w:r>
      <w:r>
        <w:rPr>
          <w:rFonts w:ascii="Georgia" w:hAnsi="Georgia"/>
        </w:rPr>
        <w:t>0</w:t>
      </w:r>
      <w:r>
        <w:rPr>
          <w:rFonts w:ascii="Bookman Old Style" w:hAnsi="Bookman Old Style"/>
          <w:i/>
        </w:rPr>
        <w:t>.</w:t>
      </w:r>
      <w:r>
        <w:rPr>
          <w:rFonts w:ascii="Georgia" w:hAnsi="Georgia"/>
        </w:rPr>
        <w:t>3</w:t>
      </w:r>
      <w:r>
        <w:t>–</w:t>
      </w:r>
      <w:r>
        <w:rPr>
          <w:rFonts w:ascii="Georgia" w:hAnsi="Georgia"/>
        </w:rPr>
        <w:t>116</w:t>
      </w:r>
      <w:r>
        <w:rPr>
          <w:rFonts w:ascii="Georgia" w:hAnsi="Georgia"/>
          <w:spacing w:val="-3"/>
        </w:rPr>
        <w:t xml:space="preserve"> </w:t>
      </w:r>
      <w:r>
        <w:t>GHz</w:t>
      </w:r>
      <w:r>
        <w:rPr>
          <w:spacing w:val="-17"/>
        </w:rPr>
        <w:t xml:space="preserve"> </w:t>
      </w:r>
      <w:r>
        <w:t>(excepting</w:t>
      </w:r>
      <w:r>
        <w:rPr>
          <w:spacing w:val="-16"/>
        </w:rPr>
        <w:t xml:space="preserve"> </w:t>
      </w:r>
      <w:r>
        <w:t>the</w:t>
      </w:r>
      <w:r>
        <w:rPr>
          <w:spacing w:val="-17"/>
        </w:rPr>
        <w:t xml:space="preserve"> </w:t>
      </w:r>
      <w:r>
        <w:rPr>
          <w:rFonts w:ascii="Georgia" w:hAnsi="Georgia"/>
        </w:rPr>
        <w:t>50</w:t>
      </w:r>
      <w:r>
        <w:t>–</w:t>
      </w:r>
      <w:r>
        <w:rPr>
          <w:rFonts w:ascii="Georgia" w:hAnsi="Georgia"/>
        </w:rPr>
        <w:t>67</w:t>
      </w:r>
      <w:r>
        <w:rPr>
          <w:rFonts w:ascii="Georgia" w:hAnsi="Georgia"/>
          <w:spacing w:val="-3"/>
        </w:rPr>
        <w:t xml:space="preserve"> </w:t>
      </w:r>
      <w:r>
        <w:t>GHz</w:t>
      </w:r>
      <w:r>
        <w:rPr>
          <w:spacing w:val="-17"/>
        </w:rPr>
        <w:t xml:space="preserve"> </w:t>
      </w:r>
      <w:r>
        <w:t>oxygen</w:t>
      </w:r>
      <w:r>
        <w:rPr>
          <w:spacing w:val="-16"/>
        </w:rPr>
        <w:t xml:space="preserve"> </w:t>
      </w:r>
      <w:r>
        <w:t>absorption</w:t>
      </w:r>
      <w:r>
        <w:rPr>
          <w:spacing w:val="-17"/>
        </w:rPr>
        <w:t xml:space="preserve"> </w:t>
      </w:r>
      <w:r>
        <w:t>band).</w:t>
      </w:r>
      <w:r>
        <w:rPr>
          <w:spacing w:val="-2"/>
        </w:rPr>
        <w:t xml:space="preserve"> </w:t>
      </w:r>
      <w:r>
        <w:t>The</w:t>
      </w:r>
      <w:r>
        <w:rPr>
          <w:spacing w:val="-17"/>
        </w:rPr>
        <w:t xml:space="preserve"> </w:t>
      </w:r>
      <w:r>
        <w:rPr>
          <w:spacing w:val="-3"/>
        </w:rPr>
        <w:t>Versatile</w:t>
      </w:r>
      <w:r>
        <w:rPr>
          <w:spacing w:val="-16"/>
        </w:rPr>
        <w:t xml:space="preserve"> </w:t>
      </w:r>
      <w:r>
        <w:t>Green</w:t>
      </w:r>
      <w:r>
        <w:rPr>
          <w:spacing w:val="-17"/>
        </w:rPr>
        <w:t xml:space="preserve"> </w:t>
      </w:r>
      <w:r>
        <w:t>Bank</w:t>
      </w:r>
      <w:r>
        <w:rPr>
          <w:spacing w:val="-17"/>
        </w:rPr>
        <w:t xml:space="preserve"> </w:t>
      </w:r>
      <w:r>
        <w:t xml:space="preserve">Astronom- ical Spectrometer (VEGAS, developed with support from NSF award AST-1006509) is the current primary digital back-end instrument. VEGAS employs eight CASPER ROACH2 boards, each equipped with two 8-bit ADCs clocked at </w:t>
      </w:r>
      <w:r>
        <w:rPr>
          <w:rFonts w:ascii="Georgia" w:hAnsi="Georgia"/>
        </w:rPr>
        <w:t xml:space="preserve">3 Gsps </w:t>
      </w:r>
      <w:r>
        <w:t>(one for each polarization). Before reaching VEGAS, all signals pass through the</w:t>
      </w:r>
      <w:r>
        <w:rPr>
          <w:spacing w:val="-11"/>
        </w:rPr>
        <w:t xml:space="preserve"> </w:t>
      </w:r>
      <w:r>
        <w:t>GBT’s</w:t>
      </w:r>
      <w:r>
        <w:rPr>
          <w:spacing w:val="-11"/>
        </w:rPr>
        <w:t xml:space="preserve"> </w:t>
      </w:r>
      <w:r>
        <w:t>analog</w:t>
      </w:r>
      <w:r>
        <w:rPr>
          <w:spacing w:val="-11"/>
        </w:rPr>
        <w:t xml:space="preserve"> </w:t>
      </w:r>
      <w:r>
        <w:t>intermediate</w:t>
      </w:r>
      <w:r>
        <w:rPr>
          <w:spacing w:val="-11"/>
        </w:rPr>
        <w:t xml:space="preserve"> </w:t>
      </w:r>
      <w:r>
        <w:t>frequency</w:t>
      </w:r>
      <w:r>
        <w:rPr>
          <w:spacing w:val="-11"/>
        </w:rPr>
        <w:t xml:space="preserve"> </w:t>
      </w:r>
      <w:r>
        <w:t>(IF)</w:t>
      </w:r>
      <w:r>
        <w:rPr>
          <w:spacing w:val="-11"/>
        </w:rPr>
        <w:t xml:space="preserve"> </w:t>
      </w:r>
      <w:r>
        <w:t>system.</w:t>
      </w:r>
      <w:r>
        <w:rPr>
          <w:spacing w:val="5"/>
        </w:rPr>
        <w:t xml:space="preserve"> </w:t>
      </w:r>
      <w:r>
        <w:t>The</w:t>
      </w:r>
      <w:r>
        <w:rPr>
          <w:spacing w:val="-11"/>
        </w:rPr>
        <w:t xml:space="preserve"> </w:t>
      </w:r>
      <w:r>
        <w:t>IF</w:t>
      </w:r>
      <w:r>
        <w:rPr>
          <w:spacing w:val="-11"/>
        </w:rPr>
        <w:t xml:space="preserve"> </w:t>
      </w:r>
      <w:r>
        <w:t>system</w:t>
      </w:r>
      <w:r>
        <w:rPr>
          <w:spacing w:val="-11"/>
        </w:rPr>
        <w:t xml:space="preserve"> </w:t>
      </w:r>
      <w:r>
        <w:t>consists</w:t>
      </w:r>
      <w:r>
        <w:rPr>
          <w:spacing w:val="-11"/>
        </w:rPr>
        <w:t xml:space="preserve"> </w:t>
      </w:r>
      <w:r>
        <w:t>of</w:t>
      </w:r>
      <w:r>
        <w:rPr>
          <w:spacing w:val="-11"/>
        </w:rPr>
        <w:t xml:space="preserve"> </w:t>
      </w:r>
      <w:r>
        <w:t>a</w:t>
      </w:r>
      <w:r>
        <w:rPr>
          <w:spacing w:val="-11"/>
        </w:rPr>
        <w:t xml:space="preserve"> </w:t>
      </w:r>
      <w:r>
        <w:t>first</w:t>
      </w:r>
      <w:r>
        <w:rPr>
          <w:spacing w:val="-11"/>
        </w:rPr>
        <w:t xml:space="preserve"> </w:t>
      </w:r>
      <w:r>
        <w:t>tunable</w:t>
      </w:r>
      <w:r>
        <w:rPr>
          <w:spacing w:val="-11"/>
        </w:rPr>
        <w:t xml:space="preserve"> </w:t>
      </w:r>
      <w:r>
        <w:t>local</w:t>
      </w:r>
      <w:r>
        <w:rPr>
          <w:spacing w:val="-11"/>
        </w:rPr>
        <w:t xml:space="preserve"> </w:t>
      </w:r>
      <w:r>
        <w:t>oscillator (LO)</w:t>
      </w:r>
      <w:r>
        <w:rPr>
          <w:spacing w:val="-5"/>
        </w:rPr>
        <w:t xml:space="preserve"> </w:t>
      </w:r>
      <w:r>
        <w:t>located</w:t>
      </w:r>
      <w:r>
        <w:rPr>
          <w:spacing w:val="-5"/>
        </w:rPr>
        <w:t xml:space="preserve"> </w:t>
      </w:r>
      <w:r>
        <w:t>in</w:t>
      </w:r>
      <w:r>
        <w:rPr>
          <w:spacing w:val="-5"/>
        </w:rPr>
        <w:t xml:space="preserve"> </w:t>
      </w:r>
      <w:r>
        <w:t>the</w:t>
      </w:r>
      <w:r>
        <w:rPr>
          <w:spacing w:val="-5"/>
        </w:rPr>
        <w:t xml:space="preserve"> </w:t>
      </w:r>
      <w:r>
        <w:t>“receiver</w:t>
      </w:r>
      <w:r>
        <w:rPr>
          <w:spacing w:val="-5"/>
        </w:rPr>
        <w:t xml:space="preserve"> </w:t>
      </w:r>
      <w:r>
        <w:t>room”</w:t>
      </w:r>
      <w:r>
        <w:rPr>
          <w:spacing w:val="-5"/>
        </w:rPr>
        <w:t xml:space="preserve"> </w:t>
      </w:r>
      <w:r>
        <w:t>on</w:t>
      </w:r>
      <w:r>
        <w:rPr>
          <w:spacing w:val="-5"/>
        </w:rPr>
        <w:t xml:space="preserve"> </w:t>
      </w:r>
      <w:r>
        <w:t>the</w:t>
      </w:r>
      <w:r>
        <w:rPr>
          <w:spacing w:val="-5"/>
        </w:rPr>
        <w:t xml:space="preserve"> </w:t>
      </w:r>
      <w:r>
        <w:rPr>
          <w:spacing w:val="-4"/>
        </w:rPr>
        <w:t>GBT,</w:t>
      </w:r>
      <w:r>
        <w:rPr>
          <w:spacing w:val="-5"/>
        </w:rPr>
        <w:t xml:space="preserve"> </w:t>
      </w:r>
      <w:r>
        <w:t>which</w:t>
      </w:r>
      <w:r>
        <w:rPr>
          <w:spacing w:val="-5"/>
        </w:rPr>
        <w:t xml:space="preserve"> </w:t>
      </w:r>
      <w:r>
        <w:t>is</w:t>
      </w:r>
      <w:r>
        <w:rPr>
          <w:spacing w:val="-5"/>
        </w:rPr>
        <w:t xml:space="preserve"> </w:t>
      </w:r>
      <w:r>
        <w:t>used</w:t>
      </w:r>
      <w:r>
        <w:rPr>
          <w:spacing w:val="-5"/>
        </w:rPr>
        <w:t xml:space="preserve"> </w:t>
      </w:r>
      <w:r>
        <w:t>to</w:t>
      </w:r>
      <w:r>
        <w:rPr>
          <w:spacing w:val="-5"/>
        </w:rPr>
        <w:t xml:space="preserve"> </w:t>
      </w:r>
      <w:r>
        <w:t>convert</w:t>
      </w:r>
      <w:r>
        <w:rPr>
          <w:spacing w:val="-5"/>
        </w:rPr>
        <w:t xml:space="preserve"> </w:t>
      </w:r>
      <w:r>
        <w:t>RF</w:t>
      </w:r>
      <w:r>
        <w:rPr>
          <w:spacing w:val="-5"/>
        </w:rPr>
        <w:t xml:space="preserve"> </w:t>
      </w:r>
      <w:r>
        <w:t>to</w:t>
      </w:r>
      <w:r>
        <w:rPr>
          <w:spacing w:val="-5"/>
        </w:rPr>
        <w:t xml:space="preserve"> </w:t>
      </w:r>
      <w:r>
        <w:t>an</w:t>
      </w:r>
      <w:r>
        <w:rPr>
          <w:spacing w:val="-5"/>
        </w:rPr>
        <w:t xml:space="preserve"> </w:t>
      </w:r>
      <w:r>
        <w:t>IF</w:t>
      </w:r>
      <w:r>
        <w:rPr>
          <w:spacing w:val="-5"/>
        </w:rPr>
        <w:t xml:space="preserve"> </w:t>
      </w:r>
      <w:r>
        <w:t>that</w:t>
      </w:r>
      <w:r>
        <w:rPr>
          <w:spacing w:val="-5"/>
        </w:rPr>
        <w:t xml:space="preserve"> </w:t>
      </w:r>
      <w:r>
        <w:t>can</w:t>
      </w:r>
      <w:r>
        <w:rPr>
          <w:spacing w:val="-5"/>
        </w:rPr>
        <w:t xml:space="preserve"> </w:t>
      </w:r>
      <w:r>
        <w:t>be</w:t>
      </w:r>
      <w:r>
        <w:rPr>
          <w:spacing w:val="-5"/>
        </w:rPr>
        <w:t xml:space="preserve"> </w:t>
      </w:r>
      <w:r>
        <w:t xml:space="preserve">transferred over fiber to the “equipment room”, located over </w:t>
      </w:r>
      <w:r>
        <w:rPr>
          <w:rFonts w:ascii="Georgia" w:hAnsi="Georgia"/>
        </w:rPr>
        <w:t xml:space="preserve">1 </w:t>
      </w:r>
      <w:r>
        <w:t>km from the telescope. The IF is then transported over coaxial cable through additional banks of bandpass filters and mixers before being converted to baseband and fed into the VEGAS ADCs (see Figure 1). This set-up is extremely flexible, but has several drawbacks that can be overcome using new technology and DSP</w:t>
      </w:r>
      <w:r>
        <w:rPr>
          <w:spacing w:val="-33"/>
        </w:rPr>
        <w:t xml:space="preserve"> </w:t>
      </w:r>
      <w:r>
        <w:t>techniques:</w:t>
      </w:r>
    </w:p>
    <w:p w14:paraId="3CA3D03A" w14:textId="77777777" w:rsidR="00656154" w:rsidRDefault="00656154">
      <w:pPr>
        <w:pStyle w:val="BodyText"/>
        <w:spacing w:before="4" w:line="240" w:lineRule="auto"/>
        <w:jc w:val="left"/>
        <w:rPr>
          <w:sz w:val="22"/>
        </w:rPr>
      </w:pPr>
    </w:p>
    <w:p w14:paraId="737811EA" w14:textId="77777777" w:rsidR="00656154" w:rsidRDefault="007B219B">
      <w:pPr>
        <w:pStyle w:val="BodyText"/>
        <w:ind w:left="618" w:right="106"/>
      </w:pPr>
      <w:r>
        <w:pict w14:anchorId="1DDEE554">
          <v:shapetype id="_x0000_t202" coordsize="21600,21600" o:spt="202" path="m,l,21600r21600,l21600,xe">
            <v:stroke joinstyle="miter"/>
            <v:path gradientshapeok="t" o:connecttype="rect"/>
          </v:shapetype>
          <v:shape id="_x0000_s1074" type="#_x0000_t202" style="position:absolute;left:0;text-align:left;margin-left:86.95pt;margin-top:1.9pt;width:5pt;height:17.3pt;z-index:251634688;mso-position-horizontal-relative:page" filled="f" stroked="f">
            <v:textbox inset="0,0,0,0">
              <w:txbxContent>
                <w:p w14:paraId="3364B4D1"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New commercial ADCs allow high dynamic range sampling of ultra-wide bandwidths, either at RF or after a single down-conversion.</w:t>
      </w:r>
    </w:p>
    <w:p w14:paraId="60543DD5" w14:textId="77777777" w:rsidR="00656154" w:rsidRDefault="007B219B">
      <w:pPr>
        <w:pStyle w:val="BodyText"/>
        <w:ind w:left="618" w:right="106"/>
      </w:pPr>
      <w:r>
        <w:pict w14:anchorId="0B1099B7">
          <v:shape id="_x0000_s1073" type="#_x0000_t202" style="position:absolute;left:0;text-align:left;margin-left:86.95pt;margin-top:1.9pt;width:5pt;height:17.3pt;z-index:251635712;mso-position-horizontal-relative:page" filled="f" stroked="f">
            <v:textbox inset="0,0,0,0">
              <w:txbxContent>
                <w:p w14:paraId="036B5379"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Advanced</w:t>
      </w:r>
      <w:r w:rsidR="00CE621D">
        <w:rPr>
          <w:spacing w:val="-11"/>
        </w:rPr>
        <w:t xml:space="preserve"> </w:t>
      </w:r>
      <w:r w:rsidR="00CE621D">
        <w:t>FPGAs</w:t>
      </w:r>
      <w:r w:rsidR="00CE621D">
        <w:rPr>
          <w:spacing w:val="-12"/>
        </w:rPr>
        <w:t xml:space="preserve"> </w:t>
      </w:r>
      <w:r w:rsidR="00CE621D">
        <w:t>provide</w:t>
      </w:r>
      <w:r w:rsidR="00CE621D">
        <w:rPr>
          <w:spacing w:val="-11"/>
        </w:rPr>
        <w:t xml:space="preserve"> </w:t>
      </w:r>
      <w:r w:rsidR="00CE621D">
        <w:t>the</w:t>
      </w:r>
      <w:r w:rsidR="00CE621D">
        <w:rPr>
          <w:spacing w:val="-11"/>
        </w:rPr>
        <w:t xml:space="preserve"> </w:t>
      </w:r>
      <w:r w:rsidR="00CE621D">
        <w:t>resources</w:t>
      </w:r>
      <w:r w:rsidR="00CE621D">
        <w:rPr>
          <w:spacing w:val="-12"/>
        </w:rPr>
        <w:t xml:space="preserve"> </w:t>
      </w:r>
      <w:r w:rsidR="00CE621D">
        <w:t>needed</w:t>
      </w:r>
      <w:r w:rsidR="00CE621D">
        <w:rPr>
          <w:spacing w:val="-11"/>
        </w:rPr>
        <w:t xml:space="preserve"> </w:t>
      </w:r>
      <w:r w:rsidR="00CE621D">
        <w:t>to</w:t>
      </w:r>
      <w:r w:rsidR="00CE621D">
        <w:rPr>
          <w:spacing w:val="-11"/>
        </w:rPr>
        <w:t xml:space="preserve"> </w:t>
      </w:r>
      <w:r w:rsidR="00CE621D">
        <w:t>implement</w:t>
      </w:r>
      <w:r w:rsidR="00CE621D">
        <w:rPr>
          <w:spacing w:val="-12"/>
        </w:rPr>
        <w:t xml:space="preserve"> </w:t>
      </w:r>
      <w:r w:rsidR="00CE621D">
        <w:t>real-time</w:t>
      </w:r>
      <w:r w:rsidR="00CE621D">
        <w:rPr>
          <w:spacing w:val="-11"/>
        </w:rPr>
        <w:t xml:space="preserve"> </w:t>
      </w:r>
      <w:r w:rsidR="00CE621D">
        <w:t>RFI</w:t>
      </w:r>
      <w:r w:rsidR="00CE621D">
        <w:rPr>
          <w:spacing w:val="-12"/>
        </w:rPr>
        <w:t xml:space="preserve"> </w:t>
      </w:r>
      <w:r w:rsidR="00CE621D">
        <w:t>excision</w:t>
      </w:r>
      <w:r w:rsidR="00CE621D">
        <w:rPr>
          <w:spacing w:val="-11"/>
        </w:rPr>
        <w:t xml:space="preserve"> </w:t>
      </w:r>
      <w:r w:rsidR="00CE621D">
        <w:t>side-by-side</w:t>
      </w:r>
      <w:r w:rsidR="00CE621D">
        <w:rPr>
          <w:spacing w:val="-11"/>
        </w:rPr>
        <w:t xml:space="preserve"> </w:t>
      </w:r>
      <w:r w:rsidR="00CE621D">
        <w:t>with other DSP</w:t>
      </w:r>
      <w:r w:rsidR="00CE621D">
        <w:rPr>
          <w:spacing w:val="-17"/>
        </w:rPr>
        <w:t xml:space="preserve"> </w:t>
      </w:r>
      <w:r w:rsidR="00CE621D">
        <w:t>procedures.</w:t>
      </w:r>
    </w:p>
    <w:p w14:paraId="1AD51017" w14:textId="77777777" w:rsidR="00656154" w:rsidRDefault="007B219B">
      <w:pPr>
        <w:pStyle w:val="BodyText"/>
        <w:ind w:left="618" w:right="106"/>
      </w:pPr>
      <w:r>
        <w:pict w14:anchorId="16E5BEED">
          <v:shape id="_x0000_s1072" type="#_x0000_t202" style="position:absolute;left:0;text-align:left;margin-left:86.95pt;margin-top:1.9pt;width:5pt;height:17.3pt;z-index:251636736;mso-position-horizontal-relative:page" filled="f" stroked="f">
            <v:textbox inset="0,0,0,0">
              <w:txbxContent>
                <w:p w14:paraId="5EB6DFCF"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The expanding presence of wireless devices and the increasing sensitivity and bandwidth of radio receivers make it essential to </w:t>
      </w:r>
      <w:r w:rsidR="00CE621D">
        <w:rPr>
          <w:i/>
        </w:rPr>
        <w:t xml:space="preserve">share the spectrum </w:t>
      </w:r>
      <w:r w:rsidR="00CE621D">
        <w:t>by using instrumentation that is robust and produces high-quality scientific data in the presence of RFI.</w:t>
      </w:r>
    </w:p>
    <w:p w14:paraId="7AD6F18F" w14:textId="77777777" w:rsidR="00656154" w:rsidRDefault="007B219B">
      <w:pPr>
        <w:pStyle w:val="BodyText"/>
        <w:ind w:left="618" w:right="106"/>
      </w:pPr>
      <w:r>
        <w:pict w14:anchorId="06DA3B7B">
          <v:shape id="_x0000_s1071" type="#_x0000_t202" style="position:absolute;left:0;text-align:left;margin-left:86.95pt;margin-top:1.9pt;width:5pt;height:17.3pt;z-index:251637760;mso-position-horizontal-relative:page" filled="f" stroked="f">
            <v:textbox inset="0,0,0,0">
              <w:txbxContent>
                <w:p w14:paraId="40B1CFE3"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GBO</w:t>
      </w:r>
      <w:r w:rsidR="00CE621D">
        <w:rPr>
          <w:spacing w:val="-3"/>
        </w:rPr>
        <w:t xml:space="preserve"> </w:t>
      </w:r>
      <w:r w:rsidR="00CE621D">
        <w:t>is</w:t>
      </w:r>
      <w:r w:rsidR="00CE621D">
        <w:rPr>
          <w:spacing w:val="-3"/>
        </w:rPr>
        <w:t xml:space="preserve"> </w:t>
      </w:r>
      <w:r w:rsidR="00CE621D">
        <w:t>actively</w:t>
      </w:r>
      <w:r w:rsidR="00CE621D">
        <w:rPr>
          <w:spacing w:val="-3"/>
        </w:rPr>
        <w:t xml:space="preserve"> </w:t>
      </w:r>
      <w:r w:rsidR="00CE621D">
        <w:t>developing</w:t>
      </w:r>
      <w:r w:rsidR="00CE621D">
        <w:rPr>
          <w:spacing w:val="-3"/>
        </w:rPr>
        <w:t xml:space="preserve"> </w:t>
      </w:r>
      <w:r w:rsidR="00CE621D">
        <w:t>a</w:t>
      </w:r>
      <w:r w:rsidR="00CE621D">
        <w:rPr>
          <w:spacing w:val="-3"/>
        </w:rPr>
        <w:t xml:space="preserve"> </w:t>
      </w:r>
      <w:r w:rsidR="00CE621D">
        <w:t>revolutionary</w:t>
      </w:r>
      <w:r w:rsidR="00CE621D">
        <w:rPr>
          <w:spacing w:val="-3"/>
        </w:rPr>
        <w:t xml:space="preserve"> </w:t>
      </w:r>
      <w:r w:rsidR="00CE621D">
        <w:t>new</w:t>
      </w:r>
      <w:r w:rsidR="00CE621D">
        <w:rPr>
          <w:spacing w:val="-3"/>
        </w:rPr>
        <w:t xml:space="preserve"> </w:t>
      </w:r>
      <w:r w:rsidR="00CE621D">
        <w:rPr>
          <w:rFonts w:ascii="Georgia" w:hAnsi="Georgia"/>
        </w:rPr>
        <w:t>0</w:t>
      </w:r>
      <w:r w:rsidR="00CE621D">
        <w:rPr>
          <w:rFonts w:ascii="Bookman Old Style" w:hAnsi="Bookman Old Style"/>
          <w:i/>
        </w:rPr>
        <w:t>.</w:t>
      </w:r>
      <w:r w:rsidR="00CE621D">
        <w:rPr>
          <w:rFonts w:ascii="Georgia" w:hAnsi="Georgia"/>
        </w:rPr>
        <w:t>7</w:t>
      </w:r>
      <w:r w:rsidR="00CE621D">
        <w:t>–</w:t>
      </w:r>
      <w:r w:rsidR="00CE621D">
        <w:rPr>
          <w:rFonts w:ascii="Georgia" w:hAnsi="Georgia"/>
        </w:rPr>
        <w:t>4</w:t>
      </w:r>
      <w:r w:rsidR="00CE621D">
        <w:rPr>
          <w:rFonts w:ascii="Georgia" w:hAnsi="Georgia"/>
          <w:spacing w:val="5"/>
        </w:rPr>
        <w:t xml:space="preserve"> </w:t>
      </w:r>
      <w:r w:rsidR="00CE621D">
        <w:t>GHz</w:t>
      </w:r>
      <w:r w:rsidR="00CE621D">
        <w:rPr>
          <w:spacing w:val="-3"/>
        </w:rPr>
        <w:t xml:space="preserve"> </w:t>
      </w:r>
      <w:r w:rsidR="00CE621D">
        <w:t>UWB</w:t>
      </w:r>
      <w:r w:rsidR="00CE621D">
        <w:rPr>
          <w:spacing w:val="-3"/>
        </w:rPr>
        <w:t xml:space="preserve"> </w:t>
      </w:r>
      <w:r w:rsidR="00CE621D">
        <w:t>radio</w:t>
      </w:r>
      <w:r w:rsidR="00CE621D">
        <w:rPr>
          <w:spacing w:val="-3"/>
        </w:rPr>
        <w:t xml:space="preserve"> </w:t>
      </w:r>
      <w:r w:rsidR="00CE621D">
        <w:t>receiver</w:t>
      </w:r>
      <w:r w:rsidR="00CE621D">
        <w:rPr>
          <w:spacing w:val="-3"/>
        </w:rPr>
        <w:t xml:space="preserve"> </w:t>
      </w:r>
      <w:r w:rsidR="00CE621D">
        <w:t>for</w:t>
      </w:r>
      <w:r w:rsidR="00CE621D">
        <w:rPr>
          <w:spacing w:val="-3"/>
        </w:rPr>
        <w:t xml:space="preserve"> </w:t>
      </w:r>
      <w:r w:rsidR="00CE621D">
        <w:t>the</w:t>
      </w:r>
      <w:r w:rsidR="00CE621D">
        <w:rPr>
          <w:spacing w:val="-3"/>
        </w:rPr>
        <w:t xml:space="preserve"> </w:t>
      </w:r>
      <w:r w:rsidR="00CE621D">
        <w:t>GBT</w:t>
      </w:r>
      <w:r w:rsidR="00CE621D">
        <w:rPr>
          <w:spacing w:val="-3"/>
        </w:rPr>
        <w:t xml:space="preserve"> </w:t>
      </w:r>
      <w:r w:rsidR="00CE621D">
        <w:t>that</w:t>
      </w:r>
      <w:r w:rsidR="00CE621D">
        <w:rPr>
          <w:spacing w:val="-3"/>
        </w:rPr>
        <w:t xml:space="preserve"> </w:t>
      </w:r>
      <w:r w:rsidR="00CE621D">
        <w:t>will serve</w:t>
      </w:r>
      <w:r w:rsidR="00CE621D">
        <w:rPr>
          <w:spacing w:val="-7"/>
        </w:rPr>
        <w:t xml:space="preserve"> </w:t>
      </w:r>
      <w:r w:rsidR="00CE621D">
        <w:t>as</w:t>
      </w:r>
      <w:r w:rsidR="00CE621D">
        <w:rPr>
          <w:spacing w:val="-7"/>
        </w:rPr>
        <w:t xml:space="preserve"> </w:t>
      </w:r>
      <w:r w:rsidR="00CE621D">
        <w:t>the</w:t>
      </w:r>
      <w:r w:rsidR="00CE621D">
        <w:rPr>
          <w:spacing w:val="-7"/>
        </w:rPr>
        <w:t xml:space="preserve"> </w:t>
      </w:r>
      <w:r w:rsidR="00CE621D">
        <w:t>perfect</w:t>
      </w:r>
      <w:r w:rsidR="00CE621D">
        <w:rPr>
          <w:spacing w:val="-7"/>
        </w:rPr>
        <w:t xml:space="preserve"> </w:t>
      </w:r>
      <w:r w:rsidR="00CE621D">
        <w:t>platform</w:t>
      </w:r>
      <w:r w:rsidR="00CE621D">
        <w:rPr>
          <w:spacing w:val="-7"/>
        </w:rPr>
        <w:t xml:space="preserve"> </w:t>
      </w:r>
      <w:r w:rsidR="00CE621D">
        <w:t>for</w:t>
      </w:r>
      <w:r w:rsidR="00CE621D">
        <w:rPr>
          <w:spacing w:val="-7"/>
        </w:rPr>
        <w:t xml:space="preserve"> </w:t>
      </w:r>
      <w:r w:rsidR="00CE621D">
        <w:t>applying</w:t>
      </w:r>
      <w:r w:rsidR="00CE621D">
        <w:rPr>
          <w:spacing w:val="-7"/>
        </w:rPr>
        <w:t xml:space="preserve"> </w:t>
      </w:r>
      <w:r w:rsidR="00CE621D">
        <w:t>the</w:t>
      </w:r>
      <w:r w:rsidR="00CE621D">
        <w:rPr>
          <w:spacing w:val="-7"/>
        </w:rPr>
        <w:t xml:space="preserve"> </w:t>
      </w:r>
      <w:r w:rsidR="00CE621D">
        <w:t>outcomes</w:t>
      </w:r>
      <w:r w:rsidR="00CE621D">
        <w:rPr>
          <w:spacing w:val="-7"/>
        </w:rPr>
        <w:t xml:space="preserve"> </w:t>
      </w:r>
      <w:r w:rsidR="00CE621D">
        <w:t>of</w:t>
      </w:r>
      <w:r w:rsidR="00CE621D">
        <w:rPr>
          <w:spacing w:val="-7"/>
        </w:rPr>
        <w:t xml:space="preserve"> </w:t>
      </w:r>
      <w:r w:rsidR="00CE621D">
        <w:t>this</w:t>
      </w:r>
      <w:r w:rsidR="00CE621D">
        <w:rPr>
          <w:spacing w:val="-7"/>
        </w:rPr>
        <w:t xml:space="preserve"> </w:t>
      </w:r>
      <w:r w:rsidR="00CE621D">
        <w:t>project.</w:t>
      </w:r>
      <w:r w:rsidR="00CE621D">
        <w:rPr>
          <w:spacing w:val="6"/>
        </w:rPr>
        <w:t xml:space="preserve"> </w:t>
      </w:r>
      <w:r w:rsidR="00CE621D">
        <w:t>This</w:t>
      </w:r>
      <w:r w:rsidR="00CE621D">
        <w:rPr>
          <w:spacing w:val="-7"/>
        </w:rPr>
        <w:t xml:space="preserve"> </w:t>
      </w:r>
      <w:r w:rsidR="00CE621D">
        <w:t>receiver</w:t>
      </w:r>
      <w:r w:rsidR="00CE621D">
        <w:rPr>
          <w:spacing w:val="-7"/>
        </w:rPr>
        <w:t xml:space="preserve"> </w:t>
      </w:r>
      <w:r w:rsidR="00CE621D">
        <w:t>will</w:t>
      </w:r>
      <w:r w:rsidR="00CE621D">
        <w:rPr>
          <w:spacing w:val="-7"/>
        </w:rPr>
        <w:t xml:space="preserve"> </w:t>
      </w:r>
      <w:r w:rsidR="00CE621D">
        <w:t>be</w:t>
      </w:r>
      <w:r w:rsidR="00CE621D">
        <w:rPr>
          <w:spacing w:val="-7"/>
        </w:rPr>
        <w:t xml:space="preserve"> </w:t>
      </w:r>
      <w:r w:rsidR="00CE621D">
        <w:t>optimized to study gravitational waves and fundamental physics, as well as radio transients and regions rich in molecular line</w:t>
      </w:r>
      <w:r w:rsidR="00CE621D">
        <w:rPr>
          <w:spacing w:val="-10"/>
        </w:rPr>
        <w:t xml:space="preserve"> </w:t>
      </w:r>
      <w:r w:rsidR="00CE621D">
        <w:t>emission.</w:t>
      </w:r>
    </w:p>
    <w:p w14:paraId="22FDE56D" w14:textId="77777777" w:rsidR="00656154" w:rsidRDefault="00656154">
      <w:pPr>
        <w:sectPr w:rsidR="00656154">
          <w:pgSz w:w="12240" w:h="15840"/>
          <w:pgMar w:top="1440" w:right="1280" w:bottom="960" w:left="1320" w:header="0" w:footer="779" w:gutter="0"/>
          <w:cols w:space="720"/>
        </w:sectPr>
      </w:pPr>
    </w:p>
    <w:p w14:paraId="01573E6C" w14:textId="77777777" w:rsidR="00656154" w:rsidRDefault="00CE621D">
      <w:pPr>
        <w:pStyle w:val="Heading3"/>
        <w:numPr>
          <w:ilvl w:val="1"/>
          <w:numId w:val="7"/>
        </w:numPr>
        <w:tabs>
          <w:tab w:val="left" w:pos="532"/>
        </w:tabs>
        <w:spacing w:before="77"/>
        <w:ind w:hanging="411"/>
        <w:jc w:val="both"/>
      </w:pPr>
      <w:r>
        <w:lastRenderedPageBreak/>
        <w:t>Next Generation</w:t>
      </w:r>
      <w:r>
        <w:rPr>
          <w:spacing w:val="-18"/>
        </w:rPr>
        <w:t xml:space="preserve"> </w:t>
      </w:r>
      <w:r>
        <w:t>Hardware</w:t>
      </w:r>
    </w:p>
    <w:p w14:paraId="0B027514" w14:textId="77777777" w:rsidR="00656154" w:rsidRDefault="00CE621D">
      <w:pPr>
        <w:pStyle w:val="BodyText"/>
        <w:spacing w:before="194"/>
        <w:ind w:left="120" w:right="106"/>
      </w:pPr>
      <w:r>
        <w:t>In only the last few months, industry leaders have started to offer a number of exciting and powerful new ADCs</w:t>
      </w:r>
      <w:r>
        <w:rPr>
          <w:spacing w:val="-9"/>
        </w:rPr>
        <w:t xml:space="preserve"> </w:t>
      </w:r>
      <w:r>
        <w:t>and</w:t>
      </w:r>
      <w:r>
        <w:rPr>
          <w:spacing w:val="-9"/>
        </w:rPr>
        <w:t xml:space="preserve"> </w:t>
      </w:r>
      <w:r>
        <w:t>FPGAs.</w:t>
      </w:r>
      <w:r>
        <w:rPr>
          <w:spacing w:val="6"/>
        </w:rPr>
        <w:t xml:space="preserve"> </w:t>
      </w:r>
      <w:r>
        <w:rPr>
          <w:spacing w:val="-10"/>
        </w:rPr>
        <w:t>We</w:t>
      </w:r>
      <w:r>
        <w:rPr>
          <w:spacing w:val="-9"/>
        </w:rPr>
        <w:t xml:space="preserve"> </w:t>
      </w:r>
      <w:r>
        <w:t>have</w:t>
      </w:r>
      <w:r>
        <w:rPr>
          <w:spacing w:val="-9"/>
        </w:rPr>
        <w:t xml:space="preserve"> </w:t>
      </w:r>
      <w:r>
        <w:t>identified</w:t>
      </w:r>
      <w:r>
        <w:rPr>
          <w:spacing w:val="-9"/>
        </w:rPr>
        <w:t xml:space="preserve"> </w:t>
      </w:r>
      <w:r>
        <w:t>two</w:t>
      </w:r>
      <w:r>
        <w:rPr>
          <w:spacing w:val="-9"/>
        </w:rPr>
        <w:t xml:space="preserve"> </w:t>
      </w:r>
      <w:r>
        <w:t>products</w:t>
      </w:r>
      <w:r>
        <w:rPr>
          <w:spacing w:val="-9"/>
        </w:rPr>
        <w:t xml:space="preserve"> </w:t>
      </w:r>
      <w:r>
        <w:t>in</w:t>
      </w:r>
      <w:r>
        <w:rPr>
          <w:spacing w:val="-9"/>
        </w:rPr>
        <w:t xml:space="preserve"> </w:t>
      </w:r>
      <w:r>
        <w:t>particular</w:t>
      </w:r>
      <w:r>
        <w:rPr>
          <w:spacing w:val="-9"/>
        </w:rPr>
        <w:t xml:space="preserve"> </w:t>
      </w:r>
      <w:r>
        <w:t>that</w:t>
      </w:r>
      <w:r>
        <w:rPr>
          <w:spacing w:val="-9"/>
        </w:rPr>
        <w:t xml:space="preserve"> </w:t>
      </w:r>
      <w:r>
        <w:t>improve</w:t>
      </w:r>
      <w:r>
        <w:rPr>
          <w:spacing w:val="-9"/>
        </w:rPr>
        <w:t xml:space="preserve"> </w:t>
      </w:r>
      <w:r>
        <w:t>by</w:t>
      </w:r>
      <w:r>
        <w:rPr>
          <w:spacing w:val="-9"/>
        </w:rPr>
        <w:t xml:space="preserve"> </w:t>
      </w:r>
      <w:r>
        <w:t>factors</w:t>
      </w:r>
      <w:r>
        <w:rPr>
          <w:spacing w:val="-9"/>
        </w:rPr>
        <w:t xml:space="preserve"> </w:t>
      </w:r>
      <w:r>
        <w:t>of</w:t>
      </w:r>
      <w:r>
        <w:rPr>
          <w:spacing w:val="-9"/>
        </w:rPr>
        <w:t xml:space="preserve"> </w:t>
      </w:r>
      <w:r>
        <w:t>several</w:t>
      </w:r>
      <w:r>
        <w:rPr>
          <w:spacing w:val="-9"/>
        </w:rPr>
        <w:t xml:space="preserve"> </w:t>
      </w:r>
      <w:r>
        <w:t>over</w:t>
      </w:r>
      <w:r>
        <w:rPr>
          <w:spacing w:val="-9"/>
        </w:rPr>
        <w:t xml:space="preserve"> </w:t>
      </w:r>
      <w:r>
        <w:t>the previous</w:t>
      </w:r>
      <w:r>
        <w:rPr>
          <w:spacing w:val="-12"/>
        </w:rPr>
        <w:t xml:space="preserve"> </w:t>
      </w:r>
      <w:r>
        <w:t>generation.</w:t>
      </w:r>
    </w:p>
    <w:p w14:paraId="78522A73" w14:textId="77777777" w:rsidR="00656154" w:rsidRDefault="00CE621D">
      <w:pPr>
        <w:pStyle w:val="ListParagraph"/>
        <w:numPr>
          <w:ilvl w:val="0"/>
          <w:numId w:val="6"/>
        </w:numPr>
        <w:tabs>
          <w:tab w:val="left" w:pos="587"/>
          <w:tab w:val="left" w:pos="588"/>
        </w:tabs>
        <w:spacing w:before="118"/>
        <w:ind w:right="6066" w:firstLine="0"/>
        <w:rPr>
          <w:sz w:val="20"/>
        </w:rPr>
      </w:pPr>
      <w:r>
        <w:rPr>
          <w:sz w:val="20"/>
        </w:rPr>
        <w:t xml:space="preserve">The </w:t>
      </w:r>
      <w:r>
        <w:rPr>
          <w:b/>
          <w:sz w:val="20"/>
        </w:rPr>
        <w:t xml:space="preserve">Analog Devices AD9213 </w:t>
      </w:r>
      <w:r>
        <w:rPr>
          <w:sz w:val="20"/>
        </w:rPr>
        <w:t xml:space="preserve">is   a  </w:t>
      </w:r>
      <w:r>
        <w:rPr>
          <w:rFonts w:ascii="Georgia"/>
          <w:sz w:val="20"/>
        </w:rPr>
        <w:t>10</w:t>
      </w:r>
      <w:r>
        <w:rPr>
          <w:rFonts w:ascii="Bookman Old Style"/>
          <w:i/>
          <w:sz w:val="20"/>
        </w:rPr>
        <w:t>.</w:t>
      </w:r>
      <w:r>
        <w:rPr>
          <w:rFonts w:ascii="Georgia"/>
          <w:sz w:val="20"/>
        </w:rPr>
        <w:t xml:space="preserve">25    Gsps  </w:t>
      </w:r>
      <w:r>
        <w:rPr>
          <w:sz w:val="20"/>
        </w:rPr>
        <w:t xml:space="preserve">12-bit  ADC  which  </w:t>
      </w:r>
      <w:r>
        <w:rPr>
          <w:spacing w:val="48"/>
          <w:sz w:val="20"/>
        </w:rPr>
        <w:t xml:space="preserve"> </w:t>
      </w:r>
      <w:r>
        <w:rPr>
          <w:sz w:val="20"/>
        </w:rPr>
        <w:t>is</w:t>
      </w:r>
    </w:p>
    <w:p w14:paraId="03336D3D" w14:textId="77777777" w:rsidR="00656154" w:rsidRDefault="00656154">
      <w:pPr>
        <w:spacing w:line="240" w:lineRule="exact"/>
        <w:rPr>
          <w:sz w:val="20"/>
        </w:rPr>
        <w:sectPr w:rsidR="00656154">
          <w:pgSz w:w="12240" w:h="15840"/>
          <w:pgMar w:top="1340" w:right="1280" w:bottom="960" w:left="1320" w:header="0" w:footer="779" w:gutter="0"/>
          <w:cols w:space="720"/>
        </w:sectPr>
      </w:pPr>
    </w:p>
    <w:p w14:paraId="66F264CC" w14:textId="77777777" w:rsidR="00656154" w:rsidRDefault="00CE621D">
      <w:pPr>
        <w:pStyle w:val="BodyText"/>
        <w:spacing w:before="6" w:line="230" w:lineRule="auto"/>
        <w:ind w:left="120"/>
      </w:pPr>
      <w:r>
        <w:t xml:space="preserve">representative of the upcoming gen- eration. The AD9213 is </w:t>
      </w:r>
      <w:r>
        <w:rPr>
          <w:spacing w:val="-3"/>
        </w:rPr>
        <w:t xml:space="preserve">faster, </w:t>
      </w:r>
      <w:r>
        <w:t>more precise, and  has  lower  noise  than our current EV8AQ160 (see</w:t>
      </w:r>
      <w:r>
        <w:rPr>
          <w:spacing w:val="42"/>
        </w:rPr>
        <w:t xml:space="preserve"> </w:t>
      </w:r>
      <w:r>
        <w:rPr>
          <w:spacing w:val="-4"/>
        </w:rPr>
        <w:t>Table</w:t>
      </w:r>
      <w:r>
        <w:rPr>
          <w:spacing w:val="2"/>
        </w:rPr>
        <w:t xml:space="preserve"> </w:t>
      </w:r>
      <w:r>
        <w:t>1).</w:t>
      </w:r>
      <w:r>
        <w:rPr>
          <w:w w:val="99"/>
        </w:rPr>
        <w:t xml:space="preserve"> </w:t>
      </w:r>
      <w:r>
        <w:t>One large driver behind the lower spur-free dynamic range is the im- proved</w:t>
      </w:r>
      <w:r>
        <w:rPr>
          <w:spacing w:val="-23"/>
        </w:rPr>
        <w:t xml:space="preserve"> </w:t>
      </w:r>
      <w:r>
        <w:t>manufacturer-provided</w:t>
      </w:r>
      <w:r>
        <w:rPr>
          <w:spacing w:val="-23"/>
        </w:rPr>
        <w:t xml:space="preserve"> </w:t>
      </w:r>
      <w:r>
        <w:t>calibra-</w:t>
      </w:r>
      <w:r>
        <w:rPr>
          <w:w w:val="99"/>
        </w:rPr>
        <w:t xml:space="preserve"> </w:t>
      </w:r>
      <w:r>
        <w:t>tion techniques for the suppression of multi-core</w:t>
      </w:r>
      <w:r>
        <w:rPr>
          <w:spacing w:val="-15"/>
        </w:rPr>
        <w:t xml:space="preserve"> </w:t>
      </w:r>
      <w:r>
        <w:t>interleaved</w:t>
      </w:r>
      <w:r>
        <w:rPr>
          <w:spacing w:val="-15"/>
        </w:rPr>
        <w:t xml:space="preserve"> </w:t>
      </w:r>
      <w:r>
        <w:t>spurs</w:t>
      </w:r>
      <w:r>
        <w:rPr>
          <w:spacing w:val="-15"/>
        </w:rPr>
        <w:t xml:space="preserve"> </w:t>
      </w:r>
      <w:r>
        <w:t>that</w:t>
      </w:r>
      <w:r>
        <w:rPr>
          <w:spacing w:val="-15"/>
        </w:rPr>
        <w:t xml:space="preserve"> </w:t>
      </w:r>
      <w:r>
        <w:t>are</w:t>
      </w:r>
      <w:r>
        <w:rPr>
          <w:spacing w:val="-15"/>
        </w:rPr>
        <w:t xml:space="preserve"> </w:t>
      </w:r>
      <w:r>
        <w:t>in-</w:t>
      </w:r>
    </w:p>
    <w:p w14:paraId="7C11C352" w14:textId="77777777" w:rsidR="00656154" w:rsidRDefault="00CE621D">
      <w:pPr>
        <w:pStyle w:val="BodyText"/>
        <w:spacing w:line="222" w:lineRule="exact"/>
        <w:ind w:left="93" w:right="1670"/>
        <w:jc w:val="center"/>
      </w:pPr>
      <w:r>
        <w:br w:type="column"/>
      </w:r>
      <w:r>
        <w:t>Table 1: Comparison of ADCs</w:t>
      </w:r>
    </w:p>
    <w:p w14:paraId="507F1022" w14:textId="77777777" w:rsidR="00656154" w:rsidRDefault="00656154">
      <w:pPr>
        <w:pStyle w:val="BodyText"/>
        <w:spacing w:line="240" w:lineRule="auto"/>
        <w:jc w:val="left"/>
        <w:rPr>
          <w:sz w:val="24"/>
        </w:rPr>
      </w:pPr>
    </w:p>
    <w:p w14:paraId="359ABF32" w14:textId="77777777" w:rsidR="00656154" w:rsidRDefault="00656154">
      <w:pPr>
        <w:pStyle w:val="BodyText"/>
        <w:spacing w:line="240" w:lineRule="auto"/>
        <w:jc w:val="left"/>
        <w:rPr>
          <w:sz w:val="24"/>
        </w:rPr>
      </w:pPr>
    </w:p>
    <w:p w14:paraId="0CA5A8A6" w14:textId="77777777" w:rsidR="00656154" w:rsidRDefault="00656154">
      <w:pPr>
        <w:pStyle w:val="BodyText"/>
        <w:spacing w:line="240" w:lineRule="auto"/>
        <w:jc w:val="left"/>
        <w:rPr>
          <w:sz w:val="24"/>
        </w:rPr>
      </w:pPr>
    </w:p>
    <w:p w14:paraId="4A43A6B8" w14:textId="77777777" w:rsidR="00656154" w:rsidRDefault="00656154">
      <w:pPr>
        <w:pStyle w:val="BodyText"/>
        <w:spacing w:line="240" w:lineRule="auto"/>
        <w:jc w:val="left"/>
        <w:rPr>
          <w:sz w:val="24"/>
        </w:rPr>
      </w:pPr>
    </w:p>
    <w:p w14:paraId="205FC673" w14:textId="77777777" w:rsidR="00656154" w:rsidRDefault="00656154">
      <w:pPr>
        <w:pStyle w:val="BodyText"/>
        <w:spacing w:before="7" w:line="240" w:lineRule="auto"/>
        <w:jc w:val="left"/>
        <w:rPr>
          <w:sz w:val="21"/>
        </w:rPr>
      </w:pPr>
    </w:p>
    <w:p w14:paraId="154CE8F2" w14:textId="77777777" w:rsidR="00656154" w:rsidRDefault="007B219B">
      <w:pPr>
        <w:spacing w:before="1"/>
        <w:ind w:left="93" w:right="1620"/>
        <w:jc w:val="center"/>
        <w:rPr>
          <w:sz w:val="20"/>
        </w:rPr>
      </w:pPr>
      <w:r>
        <w:pict w14:anchorId="7D2885B1">
          <v:shape id="_x0000_s1070" type="#_x0000_t202" style="position:absolute;left:0;text-align:left;margin-left:274.05pt;margin-top:-72.05pt;width:249.2pt;height:73pt;z-index:251638784;mso-position-horizontal-relative:page" filled="f" stroked="f">
            <v:textbox inset="0,0,0,0">
              <w:txbxContent>
                <w:tbl>
                  <w:tblPr>
                    <w:tblW w:w="0" w:type="auto"/>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579"/>
                    <w:gridCol w:w="1215"/>
                    <w:gridCol w:w="1178"/>
                  </w:tblGrid>
                  <w:tr w:rsidR="00CE621D" w14:paraId="7343E7EB" w14:textId="77777777">
                    <w:trPr>
                      <w:trHeight w:hRule="exact" w:val="247"/>
                    </w:trPr>
                    <w:tc>
                      <w:tcPr>
                        <w:tcW w:w="2579" w:type="dxa"/>
                      </w:tcPr>
                      <w:p w14:paraId="73BDE0C7" w14:textId="77777777" w:rsidR="00CE621D" w:rsidRDefault="00CE621D">
                        <w:pPr>
                          <w:pStyle w:val="TableParagraph"/>
                          <w:spacing w:line="224" w:lineRule="exact"/>
                          <w:rPr>
                            <w:sz w:val="20"/>
                          </w:rPr>
                        </w:pPr>
                        <w:r>
                          <w:rPr>
                            <w:sz w:val="20"/>
                          </w:rPr>
                          <w:t>Feature/Spec</w:t>
                        </w:r>
                      </w:p>
                    </w:tc>
                    <w:tc>
                      <w:tcPr>
                        <w:tcW w:w="1215" w:type="dxa"/>
                      </w:tcPr>
                      <w:p w14:paraId="56653917" w14:textId="77777777" w:rsidR="00CE621D" w:rsidRDefault="00CE621D">
                        <w:pPr>
                          <w:pStyle w:val="TableParagraph"/>
                          <w:spacing w:line="224" w:lineRule="exact"/>
                          <w:rPr>
                            <w:sz w:val="20"/>
                          </w:rPr>
                        </w:pPr>
                        <w:r>
                          <w:rPr>
                            <w:sz w:val="20"/>
                          </w:rPr>
                          <w:t>EV8AQ160</w:t>
                        </w:r>
                      </w:p>
                    </w:tc>
                    <w:tc>
                      <w:tcPr>
                        <w:tcW w:w="1178" w:type="dxa"/>
                      </w:tcPr>
                      <w:p w14:paraId="044C040C" w14:textId="77777777" w:rsidR="00CE621D" w:rsidRDefault="00CE621D">
                        <w:pPr>
                          <w:pStyle w:val="TableParagraph"/>
                          <w:spacing w:line="224" w:lineRule="exact"/>
                          <w:ind w:left="231"/>
                          <w:rPr>
                            <w:sz w:val="20"/>
                          </w:rPr>
                        </w:pPr>
                        <w:r>
                          <w:rPr>
                            <w:sz w:val="20"/>
                          </w:rPr>
                          <w:t>AD9213</w:t>
                        </w:r>
                      </w:p>
                    </w:tc>
                  </w:tr>
                  <w:tr w:rsidR="00CE621D" w14:paraId="0660541E" w14:textId="77777777">
                    <w:trPr>
                      <w:trHeight w:hRule="exact" w:val="1204"/>
                    </w:trPr>
                    <w:tc>
                      <w:tcPr>
                        <w:tcW w:w="2579" w:type="dxa"/>
                      </w:tcPr>
                      <w:p w14:paraId="0F251EFB" w14:textId="77777777" w:rsidR="00CE621D" w:rsidRDefault="00CE621D">
                        <w:pPr>
                          <w:pStyle w:val="TableParagraph"/>
                          <w:spacing w:line="219" w:lineRule="exact"/>
                          <w:rPr>
                            <w:sz w:val="20"/>
                          </w:rPr>
                        </w:pPr>
                        <w:r>
                          <w:rPr>
                            <w:sz w:val="20"/>
                          </w:rPr>
                          <w:t>Max. Sampling Rate</w:t>
                        </w:r>
                      </w:p>
                      <w:p w14:paraId="1E22395C" w14:textId="77777777" w:rsidR="00CE621D" w:rsidRDefault="00CE621D">
                        <w:pPr>
                          <w:pStyle w:val="TableParagraph"/>
                          <w:spacing w:line="233" w:lineRule="exact"/>
                          <w:rPr>
                            <w:sz w:val="20"/>
                          </w:rPr>
                        </w:pPr>
                        <w:r>
                          <w:rPr>
                            <w:sz w:val="20"/>
                          </w:rPr>
                          <w:t>Bit-depth</w:t>
                        </w:r>
                      </w:p>
                      <w:p w14:paraId="21FF3E6A" w14:textId="77777777" w:rsidR="00CE621D" w:rsidRDefault="00CE621D">
                        <w:pPr>
                          <w:pStyle w:val="TableParagraph"/>
                          <w:spacing w:before="1" w:line="240" w:lineRule="exact"/>
                          <w:rPr>
                            <w:sz w:val="14"/>
                          </w:rPr>
                        </w:pPr>
                        <w:r>
                          <w:rPr>
                            <w:sz w:val="20"/>
                          </w:rPr>
                          <w:t>Spur-free Dynamic Range</w:t>
                        </w:r>
                        <w:r>
                          <w:rPr>
                            <w:position w:val="7"/>
                            <w:sz w:val="14"/>
                          </w:rPr>
                          <w:t xml:space="preserve">* </w:t>
                        </w:r>
                        <w:r>
                          <w:rPr>
                            <w:sz w:val="20"/>
                          </w:rPr>
                          <w:t>Power Consumption</w:t>
                        </w:r>
                        <w:r>
                          <w:rPr>
                            <w:position w:val="7"/>
                            <w:sz w:val="14"/>
                          </w:rPr>
                          <w:t xml:space="preserve">* </w:t>
                        </w:r>
                        <w:r>
                          <w:rPr>
                            <w:sz w:val="20"/>
                          </w:rPr>
                          <w:t>Effective Number of Bits</w:t>
                        </w:r>
                        <w:r>
                          <w:rPr>
                            <w:position w:val="7"/>
                            <w:sz w:val="14"/>
                          </w:rPr>
                          <w:t>*</w:t>
                        </w:r>
                      </w:p>
                    </w:tc>
                    <w:tc>
                      <w:tcPr>
                        <w:tcW w:w="1215" w:type="dxa"/>
                      </w:tcPr>
                      <w:p w14:paraId="580A20A1" w14:textId="77777777" w:rsidR="00CE621D" w:rsidRDefault="00CE621D">
                        <w:pPr>
                          <w:pStyle w:val="TableParagraph"/>
                          <w:spacing w:line="219" w:lineRule="exact"/>
                          <w:ind w:left="308"/>
                          <w:rPr>
                            <w:sz w:val="20"/>
                          </w:rPr>
                        </w:pPr>
                        <w:r>
                          <w:rPr>
                            <w:sz w:val="20"/>
                          </w:rPr>
                          <w:t>5 Gsps</w:t>
                        </w:r>
                      </w:p>
                      <w:p w14:paraId="17929C34" w14:textId="77777777" w:rsidR="00CE621D" w:rsidRDefault="00CE621D">
                        <w:pPr>
                          <w:pStyle w:val="TableParagraph"/>
                          <w:spacing w:line="239" w:lineRule="exact"/>
                          <w:ind w:left="0"/>
                          <w:jc w:val="center"/>
                          <w:rPr>
                            <w:sz w:val="20"/>
                          </w:rPr>
                        </w:pPr>
                        <w:r>
                          <w:rPr>
                            <w:w w:val="99"/>
                            <w:sz w:val="20"/>
                          </w:rPr>
                          <w:t>8</w:t>
                        </w:r>
                      </w:p>
                      <w:p w14:paraId="6E7F36F4" w14:textId="77777777" w:rsidR="00CE621D" w:rsidRDefault="00CE621D">
                        <w:pPr>
                          <w:pStyle w:val="TableParagraph"/>
                          <w:spacing w:line="239" w:lineRule="exact"/>
                          <w:ind w:left="312"/>
                          <w:rPr>
                            <w:sz w:val="20"/>
                          </w:rPr>
                        </w:pPr>
                        <w:r>
                          <w:rPr>
                            <w:sz w:val="20"/>
                          </w:rPr>
                          <w:t>56 dBc</w:t>
                        </w:r>
                      </w:p>
                      <w:p w14:paraId="216C1419" w14:textId="77777777" w:rsidR="00CE621D" w:rsidRDefault="00CE621D">
                        <w:pPr>
                          <w:pStyle w:val="TableParagraph"/>
                          <w:spacing w:before="3" w:line="230" w:lineRule="auto"/>
                          <w:ind w:left="478" w:right="333" w:hanging="125"/>
                          <w:rPr>
                            <w:sz w:val="20"/>
                          </w:rPr>
                        </w:pPr>
                        <w:r>
                          <w:rPr>
                            <w:sz w:val="20"/>
                          </w:rPr>
                          <w:t>4.2 W 7.1</w:t>
                        </w:r>
                      </w:p>
                    </w:tc>
                    <w:tc>
                      <w:tcPr>
                        <w:tcW w:w="1178" w:type="dxa"/>
                      </w:tcPr>
                      <w:p w14:paraId="4A4BB476" w14:textId="77777777" w:rsidR="00CE621D" w:rsidRDefault="00CE621D">
                        <w:pPr>
                          <w:pStyle w:val="TableParagraph"/>
                          <w:spacing w:line="219" w:lineRule="exact"/>
                          <w:rPr>
                            <w:sz w:val="20"/>
                          </w:rPr>
                        </w:pPr>
                        <w:r>
                          <w:rPr>
                            <w:sz w:val="20"/>
                          </w:rPr>
                          <w:t>10.25 Gsps</w:t>
                        </w:r>
                      </w:p>
                      <w:p w14:paraId="5556E13E" w14:textId="77777777" w:rsidR="00CE621D" w:rsidRDefault="00CE621D">
                        <w:pPr>
                          <w:pStyle w:val="TableParagraph"/>
                          <w:spacing w:line="239" w:lineRule="exact"/>
                          <w:ind w:left="465" w:right="465"/>
                          <w:jc w:val="center"/>
                          <w:rPr>
                            <w:sz w:val="20"/>
                          </w:rPr>
                        </w:pPr>
                        <w:r>
                          <w:rPr>
                            <w:sz w:val="20"/>
                          </w:rPr>
                          <w:t>12</w:t>
                        </w:r>
                      </w:p>
                      <w:p w14:paraId="010BE137" w14:textId="77777777" w:rsidR="00CE621D" w:rsidRDefault="00CE621D">
                        <w:pPr>
                          <w:pStyle w:val="TableParagraph"/>
                          <w:spacing w:line="239" w:lineRule="exact"/>
                          <w:ind w:left="294"/>
                          <w:rPr>
                            <w:sz w:val="20"/>
                          </w:rPr>
                        </w:pPr>
                        <w:r>
                          <w:rPr>
                            <w:sz w:val="20"/>
                          </w:rPr>
                          <w:t>68 dBc</w:t>
                        </w:r>
                      </w:p>
                      <w:p w14:paraId="3FCBBEB7" w14:textId="77777777" w:rsidR="00CE621D" w:rsidRDefault="00CE621D">
                        <w:pPr>
                          <w:pStyle w:val="TableParagraph"/>
                          <w:spacing w:before="3" w:line="230" w:lineRule="auto"/>
                          <w:ind w:left="460" w:right="315" w:hanging="125"/>
                          <w:rPr>
                            <w:sz w:val="20"/>
                          </w:rPr>
                        </w:pPr>
                        <w:r>
                          <w:rPr>
                            <w:sz w:val="20"/>
                          </w:rPr>
                          <w:t>5.1 W 7.7</w:t>
                        </w:r>
                      </w:p>
                    </w:tc>
                  </w:tr>
                </w:tbl>
                <w:p w14:paraId="3887B57A" w14:textId="77777777" w:rsidR="00CE621D" w:rsidRDefault="00CE621D">
                  <w:pPr>
                    <w:pStyle w:val="BodyText"/>
                    <w:spacing w:line="240" w:lineRule="auto"/>
                    <w:jc w:val="left"/>
                  </w:pPr>
                </w:p>
              </w:txbxContent>
            </v:textbox>
            <w10:wrap anchorx="page"/>
          </v:shape>
        </w:pict>
      </w:r>
      <w:r w:rsidR="00CE621D">
        <w:rPr>
          <w:position w:val="7"/>
          <w:sz w:val="14"/>
        </w:rPr>
        <w:t xml:space="preserve">*  </w:t>
      </w:r>
      <w:r w:rsidR="00CE621D">
        <w:rPr>
          <w:sz w:val="20"/>
        </w:rPr>
        <w:t>@ max. rate</w:t>
      </w:r>
    </w:p>
    <w:p w14:paraId="4291441C" w14:textId="77777777" w:rsidR="00656154" w:rsidRDefault="00656154">
      <w:pPr>
        <w:jc w:val="center"/>
        <w:rPr>
          <w:sz w:val="20"/>
        </w:rPr>
        <w:sectPr w:rsidR="00656154">
          <w:type w:val="continuous"/>
          <w:pgSz w:w="12240" w:h="15840"/>
          <w:pgMar w:top="1500" w:right="1280" w:bottom="960" w:left="1320" w:header="720" w:footer="720" w:gutter="0"/>
          <w:cols w:num="2" w:space="720" w:equalWidth="0">
            <w:col w:w="3572" w:space="1619"/>
            <w:col w:w="4449"/>
          </w:cols>
        </w:sectPr>
      </w:pPr>
    </w:p>
    <w:p w14:paraId="59EEC8DA" w14:textId="77777777" w:rsidR="00656154" w:rsidRDefault="00CE621D">
      <w:pPr>
        <w:spacing w:line="235" w:lineRule="auto"/>
        <w:ind w:left="120" w:right="106"/>
        <w:jc w:val="both"/>
        <w:rPr>
          <w:i/>
          <w:sz w:val="20"/>
        </w:rPr>
      </w:pPr>
      <w:r>
        <w:rPr>
          <w:sz w:val="20"/>
        </w:rPr>
        <w:t xml:space="preserve">herent in pipelined ADC technologies (considerable work was required by GBO and CASPER to properly calibrate the ADCs used in VEGAS). </w:t>
      </w:r>
      <w:r>
        <w:rPr>
          <w:i/>
          <w:sz w:val="20"/>
        </w:rPr>
        <w:t xml:space="preserve">The fast sampling rate, high bit-depth, and </w:t>
      </w:r>
      <w:r>
        <w:rPr>
          <w:rFonts w:ascii="Georgia"/>
          <w:sz w:val="20"/>
        </w:rPr>
        <w:t xml:space="preserve">6 </w:t>
      </w:r>
      <w:r>
        <w:rPr>
          <w:i/>
          <w:sz w:val="20"/>
        </w:rPr>
        <w:t xml:space="preserve">GHz full-power bandwidth provided by the AD9213 make it feasible to directly sample RF up to </w:t>
      </w:r>
      <w:r>
        <w:rPr>
          <w:rFonts w:ascii="Georgia"/>
          <w:sz w:val="20"/>
        </w:rPr>
        <w:t xml:space="preserve">5 </w:t>
      </w:r>
      <w:r>
        <w:rPr>
          <w:i/>
          <w:sz w:val="20"/>
        </w:rPr>
        <w:t>GHz.</w:t>
      </w:r>
    </w:p>
    <w:p w14:paraId="389C3581" w14:textId="77777777" w:rsidR="00656154" w:rsidRDefault="00CE621D">
      <w:pPr>
        <w:pStyle w:val="ListParagraph"/>
        <w:numPr>
          <w:ilvl w:val="0"/>
          <w:numId w:val="6"/>
        </w:numPr>
        <w:tabs>
          <w:tab w:val="left" w:pos="704"/>
          <w:tab w:val="left" w:pos="705"/>
        </w:tabs>
        <w:spacing w:before="115"/>
        <w:ind w:right="6066" w:firstLine="0"/>
        <w:rPr>
          <w:sz w:val="20"/>
        </w:rPr>
      </w:pPr>
      <w:r>
        <w:rPr>
          <w:sz w:val="20"/>
        </w:rPr>
        <w:t xml:space="preserve">A promising successor to the CASPER  ROACH2  boards  that </w:t>
      </w:r>
      <w:r>
        <w:rPr>
          <w:spacing w:val="24"/>
          <w:sz w:val="20"/>
        </w:rPr>
        <w:t xml:space="preserve"> </w:t>
      </w:r>
      <w:r>
        <w:rPr>
          <w:sz w:val="20"/>
        </w:rPr>
        <w:t>were</w:t>
      </w:r>
    </w:p>
    <w:p w14:paraId="5BBD5554" w14:textId="77777777" w:rsidR="00656154" w:rsidRDefault="007B219B">
      <w:pPr>
        <w:pStyle w:val="BodyText"/>
        <w:tabs>
          <w:tab w:val="left" w:pos="4565"/>
        </w:tabs>
        <w:spacing w:line="244" w:lineRule="exact"/>
        <w:ind w:left="120"/>
      </w:pPr>
      <w:r>
        <w:pict w14:anchorId="169DD75B">
          <v:shape id="_x0000_s1069" type="#_x0000_t202" style="position:absolute;left:0;text-align:left;margin-left:255.4pt;margin-top:12.05pt;width:286.55pt;height:108.8pt;z-index:251639808;mso-position-horizontal-relative:page" filled="f" stroked="f">
            <v:textbox inset="0,0,0,0">
              <w:txbxContent>
                <w:tbl>
                  <w:tblPr>
                    <w:tblW w:w="0" w:type="auto"/>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538"/>
                    <w:gridCol w:w="1232"/>
                    <w:gridCol w:w="1949"/>
                  </w:tblGrid>
                  <w:tr w:rsidR="00CE621D" w14:paraId="4D632900" w14:textId="77777777">
                    <w:trPr>
                      <w:trHeight w:hRule="exact" w:val="247"/>
                    </w:trPr>
                    <w:tc>
                      <w:tcPr>
                        <w:tcW w:w="2538" w:type="dxa"/>
                      </w:tcPr>
                      <w:p w14:paraId="305AA790" w14:textId="77777777" w:rsidR="00CE621D" w:rsidRDefault="00CE621D">
                        <w:pPr>
                          <w:pStyle w:val="TableParagraph"/>
                          <w:spacing w:line="224" w:lineRule="exact"/>
                          <w:rPr>
                            <w:sz w:val="20"/>
                          </w:rPr>
                        </w:pPr>
                        <w:r>
                          <w:rPr>
                            <w:sz w:val="20"/>
                          </w:rPr>
                          <w:t>Resource</w:t>
                        </w:r>
                      </w:p>
                    </w:tc>
                    <w:tc>
                      <w:tcPr>
                        <w:tcW w:w="1232" w:type="dxa"/>
                      </w:tcPr>
                      <w:p w14:paraId="20DB090B" w14:textId="77777777" w:rsidR="00CE621D" w:rsidRDefault="00CE621D">
                        <w:pPr>
                          <w:pStyle w:val="TableParagraph"/>
                          <w:spacing w:line="224" w:lineRule="exact"/>
                          <w:ind w:left="186"/>
                          <w:rPr>
                            <w:sz w:val="20"/>
                          </w:rPr>
                        </w:pPr>
                        <w:r>
                          <w:rPr>
                            <w:sz w:val="20"/>
                          </w:rPr>
                          <w:t>ROACH2</w:t>
                        </w:r>
                      </w:p>
                    </w:tc>
                    <w:tc>
                      <w:tcPr>
                        <w:tcW w:w="1949" w:type="dxa"/>
                      </w:tcPr>
                      <w:p w14:paraId="0DF6BAA6" w14:textId="77777777" w:rsidR="00CE621D" w:rsidRDefault="00CE621D">
                        <w:pPr>
                          <w:pStyle w:val="TableParagraph"/>
                          <w:spacing w:line="224" w:lineRule="exact"/>
                          <w:ind w:left="601"/>
                          <w:rPr>
                            <w:sz w:val="20"/>
                          </w:rPr>
                        </w:pPr>
                        <w:r>
                          <w:rPr>
                            <w:sz w:val="20"/>
                          </w:rPr>
                          <w:t>VCU118</w:t>
                        </w:r>
                      </w:p>
                    </w:tc>
                  </w:tr>
                  <w:tr w:rsidR="00CE621D" w14:paraId="419BFE53" w14:textId="77777777">
                    <w:trPr>
                      <w:trHeight w:hRule="exact" w:val="1921"/>
                    </w:trPr>
                    <w:tc>
                      <w:tcPr>
                        <w:tcW w:w="2538" w:type="dxa"/>
                      </w:tcPr>
                      <w:p w14:paraId="7028D5C4" w14:textId="77777777" w:rsidR="00CE621D" w:rsidRDefault="00CE621D">
                        <w:pPr>
                          <w:pStyle w:val="TableParagraph"/>
                          <w:spacing w:line="219" w:lineRule="exact"/>
                          <w:rPr>
                            <w:sz w:val="20"/>
                          </w:rPr>
                        </w:pPr>
                        <w:r>
                          <w:rPr>
                            <w:sz w:val="20"/>
                          </w:rPr>
                          <w:t>FPGA System Logic Cells</w:t>
                        </w:r>
                      </w:p>
                      <w:p w14:paraId="699DA834" w14:textId="77777777" w:rsidR="00CE621D" w:rsidRDefault="00CE621D">
                        <w:pPr>
                          <w:pStyle w:val="TableParagraph"/>
                          <w:spacing w:before="3" w:line="230" w:lineRule="auto"/>
                          <w:ind w:right="467"/>
                          <w:rPr>
                            <w:sz w:val="20"/>
                          </w:rPr>
                        </w:pPr>
                        <w:r>
                          <w:rPr>
                            <w:sz w:val="20"/>
                          </w:rPr>
                          <w:t>FPGA DSP Slice FPGA BRAM</w:t>
                        </w:r>
                      </w:p>
                      <w:p w14:paraId="604AB139" w14:textId="77777777" w:rsidR="00CE621D" w:rsidRDefault="00CE621D">
                        <w:pPr>
                          <w:pStyle w:val="TableParagraph"/>
                          <w:spacing w:line="237" w:lineRule="exact"/>
                          <w:rPr>
                            <w:sz w:val="20"/>
                          </w:rPr>
                        </w:pPr>
                        <w:r>
                          <w:rPr>
                            <w:sz w:val="20"/>
                          </w:rPr>
                          <w:t>Board DDR4</w:t>
                        </w:r>
                      </w:p>
                      <w:p w14:paraId="2C7DCBD9" w14:textId="77777777" w:rsidR="00CE621D" w:rsidRDefault="00CE621D">
                        <w:pPr>
                          <w:pStyle w:val="TableParagraph"/>
                          <w:spacing w:before="3" w:line="230" w:lineRule="auto"/>
                          <w:ind w:right="30"/>
                          <w:rPr>
                            <w:sz w:val="20"/>
                          </w:rPr>
                        </w:pPr>
                        <w:r>
                          <w:rPr>
                            <w:sz w:val="20"/>
                          </w:rPr>
                          <w:t>High-Speed Ethernet FPGA Silicon Feature Size Expansion Bus</w:t>
                        </w:r>
                      </w:p>
                      <w:p w14:paraId="71020C23" w14:textId="77777777" w:rsidR="00CE621D" w:rsidRDefault="00CE621D">
                        <w:pPr>
                          <w:pStyle w:val="TableParagraph"/>
                          <w:spacing w:line="241" w:lineRule="exact"/>
                          <w:rPr>
                            <w:sz w:val="20"/>
                          </w:rPr>
                        </w:pPr>
                        <w:r>
                          <w:rPr>
                            <w:sz w:val="20"/>
                          </w:rPr>
                          <w:t>Max FPGA trx Speed</w:t>
                        </w:r>
                      </w:p>
                    </w:tc>
                    <w:tc>
                      <w:tcPr>
                        <w:tcW w:w="1232" w:type="dxa"/>
                      </w:tcPr>
                      <w:p w14:paraId="76987F6A" w14:textId="77777777" w:rsidR="00CE621D" w:rsidRDefault="00CE621D">
                        <w:pPr>
                          <w:pStyle w:val="TableParagraph"/>
                          <w:spacing w:line="219" w:lineRule="exact"/>
                          <w:ind w:left="66" w:right="66"/>
                          <w:jc w:val="center"/>
                          <w:rPr>
                            <w:sz w:val="20"/>
                          </w:rPr>
                        </w:pPr>
                        <w:r>
                          <w:rPr>
                            <w:sz w:val="20"/>
                          </w:rPr>
                          <w:t>476K</w:t>
                        </w:r>
                      </w:p>
                      <w:p w14:paraId="535D0A81" w14:textId="77777777" w:rsidR="00CE621D" w:rsidRDefault="00CE621D">
                        <w:pPr>
                          <w:pStyle w:val="TableParagraph"/>
                          <w:spacing w:line="243" w:lineRule="exact"/>
                          <w:ind w:left="66" w:right="66"/>
                          <w:jc w:val="center"/>
                          <w:rPr>
                            <w:sz w:val="20"/>
                          </w:rPr>
                        </w:pPr>
                        <w:r>
                          <w:rPr>
                            <w:sz w:val="20"/>
                          </w:rPr>
                          <w:t>2016</w:t>
                        </w:r>
                      </w:p>
                      <w:p w14:paraId="3368E097" w14:textId="77777777" w:rsidR="00CE621D" w:rsidRDefault="00CE621D">
                        <w:pPr>
                          <w:pStyle w:val="TableParagraph"/>
                          <w:spacing w:line="227" w:lineRule="exact"/>
                          <w:ind w:left="66" w:right="66"/>
                          <w:jc w:val="center"/>
                          <w:rPr>
                            <w:rFonts w:ascii="Georgia"/>
                            <w:sz w:val="20"/>
                          </w:rPr>
                        </w:pPr>
                        <w:r>
                          <w:rPr>
                            <w:rFonts w:ascii="Georgia"/>
                            <w:sz w:val="20"/>
                          </w:rPr>
                          <w:t>38 Mb</w:t>
                        </w:r>
                      </w:p>
                      <w:p w14:paraId="597CBFA5" w14:textId="77777777" w:rsidR="00CE621D" w:rsidRDefault="00CE621D">
                        <w:pPr>
                          <w:pStyle w:val="TableParagraph"/>
                          <w:spacing w:before="12" w:line="215" w:lineRule="exact"/>
                          <w:ind w:left="66" w:right="66"/>
                          <w:jc w:val="center"/>
                          <w:rPr>
                            <w:rFonts w:ascii="Georgia"/>
                            <w:sz w:val="20"/>
                          </w:rPr>
                        </w:pPr>
                        <w:r>
                          <w:rPr>
                            <w:rFonts w:ascii="Georgia"/>
                            <w:sz w:val="20"/>
                          </w:rPr>
                          <w:t>2 GB</w:t>
                        </w:r>
                      </w:p>
                      <w:p w14:paraId="21D0FF06" w14:textId="77777777" w:rsidR="00CE621D" w:rsidRDefault="00CE621D">
                        <w:pPr>
                          <w:pStyle w:val="TableParagraph"/>
                          <w:spacing w:line="275" w:lineRule="exact"/>
                          <w:ind w:left="66" w:right="66"/>
                          <w:jc w:val="center"/>
                          <w:rPr>
                            <w:sz w:val="20"/>
                          </w:rPr>
                        </w:pPr>
                        <w:r>
                          <w:rPr>
                            <w:rFonts w:ascii="Georgia" w:hAnsi="Georgia"/>
                            <w:sz w:val="20"/>
                          </w:rPr>
                          <w:t xml:space="preserve">8 </w:t>
                        </w:r>
                        <w:r>
                          <w:rPr>
                            <w:rFonts w:ascii="Lucida Sans Unicode" w:hAnsi="Lucida Sans Unicode"/>
                            <w:sz w:val="20"/>
                          </w:rPr>
                          <w:t xml:space="preserve">× </w:t>
                        </w:r>
                        <w:r>
                          <w:rPr>
                            <w:rFonts w:ascii="Georgia" w:hAnsi="Georgia"/>
                            <w:sz w:val="20"/>
                          </w:rPr>
                          <w:t>10</w:t>
                        </w:r>
                        <w:r>
                          <w:rPr>
                            <w:sz w:val="20"/>
                          </w:rPr>
                          <w:t>-GbE</w:t>
                        </w:r>
                      </w:p>
                      <w:p w14:paraId="69D45A1A" w14:textId="77777777" w:rsidR="00CE621D" w:rsidRDefault="00CE621D">
                        <w:pPr>
                          <w:pStyle w:val="TableParagraph"/>
                          <w:spacing w:line="210" w:lineRule="exact"/>
                          <w:ind w:left="66" w:right="66"/>
                          <w:jc w:val="center"/>
                          <w:rPr>
                            <w:sz w:val="20"/>
                          </w:rPr>
                        </w:pPr>
                        <w:r>
                          <w:rPr>
                            <w:rFonts w:ascii="Georgia"/>
                            <w:w w:val="95"/>
                            <w:sz w:val="20"/>
                          </w:rPr>
                          <w:t xml:space="preserve">40 </w:t>
                        </w:r>
                        <w:r>
                          <w:rPr>
                            <w:w w:val="95"/>
                            <w:sz w:val="20"/>
                          </w:rPr>
                          <w:t>nm</w:t>
                        </w:r>
                      </w:p>
                      <w:p w14:paraId="129177E2" w14:textId="77777777" w:rsidR="00CE621D" w:rsidRDefault="00CE621D">
                        <w:pPr>
                          <w:pStyle w:val="TableParagraph"/>
                          <w:spacing w:line="270" w:lineRule="exact"/>
                          <w:ind w:left="66" w:right="66"/>
                          <w:jc w:val="center"/>
                          <w:rPr>
                            <w:rFonts w:ascii="Georgia" w:hAnsi="Georgia"/>
                            <w:sz w:val="20"/>
                          </w:rPr>
                        </w:pPr>
                        <w:r>
                          <w:rPr>
                            <w:rFonts w:ascii="Georgia" w:hAnsi="Georgia"/>
                            <w:sz w:val="20"/>
                          </w:rPr>
                          <w:t xml:space="preserve">2 </w:t>
                        </w:r>
                        <w:r>
                          <w:rPr>
                            <w:rFonts w:ascii="Lucida Sans Unicode" w:hAnsi="Lucida Sans Unicode"/>
                            <w:sz w:val="20"/>
                          </w:rPr>
                          <w:t xml:space="preserve">× </w:t>
                        </w:r>
                        <w:r>
                          <w:rPr>
                            <w:rFonts w:ascii="Georgia" w:hAnsi="Georgia"/>
                            <w:sz w:val="20"/>
                          </w:rPr>
                          <w:t>ZDOK</w:t>
                        </w:r>
                      </w:p>
                      <w:p w14:paraId="71B0C3CF" w14:textId="77777777" w:rsidR="00CE621D" w:rsidRDefault="00CE621D">
                        <w:pPr>
                          <w:pStyle w:val="TableParagraph"/>
                          <w:spacing w:line="216" w:lineRule="exact"/>
                          <w:ind w:left="228"/>
                          <w:rPr>
                            <w:rFonts w:ascii="Georgia"/>
                            <w:sz w:val="20"/>
                          </w:rPr>
                        </w:pPr>
                        <w:r>
                          <w:rPr>
                            <w:rFonts w:ascii="Georgia"/>
                            <w:sz w:val="20"/>
                          </w:rPr>
                          <w:t>6</w:t>
                        </w:r>
                        <w:r>
                          <w:rPr>
                            <w:rFonts w:ascii="Bookman Old Style"/>
                            <w:i/>
                            <w:sz w:val="20"/>
                          </w:rPr>
                          <w:t>.</w:t>
                        </w:r>
                        <w:r>
                          <w:rPr>
                            <w:rFonts w:ascii="Georgia"/>
                            <w:sz w:val="20"/>
                          </w:rPr>
                          <w:t>6 Gbps</w:t>
                        </w:r>
                      </w:p>
                    </w:tc>
                    <w:tc>
                      <w:tcPr>
                        <w:tcW w:w="1949" w:type="dxa"/>
                      </w:tcPr>
                      <w:p w14:paraId="2554CA92" w14:textId="77777777" w:rsidR="00CE621D" w:rsidRDefault="00CE621D">
                        <w:pPr>
                          <w:pStyle w:val="TableParagraph"/>
                          <w:spacing w:line="219" w:lineRule="exact"/>
                          <w:ind w:left="46" w:right="46"/>
                          <w:jc w:val="center"/>
                          <w:rPr>
                            <w:sz w:val="20"/>
                          </w:rPr>
                        </w:pPr>
                        <w:r>
                          <w:rPr>
                            <w:sz w:val="20"/>
                          </w:rPr>
                          <w:t>2586K</w:t>
                        </w:r>
                      </w:p>
                      <w:p w14:paraId="40EC0BF2" w14:textId="77777777" w:rsidR="00CE621D" w:rsidRDefault="00CE621D">
                        <w:pPr>
                          <w:pStyle w:val="TableParagraph"/>
                          <w:spacing w:line="243" w:lineRule="exact"/>
                          <w:ind w:left="46" w:right="46"/>
                          <w:jc w:val="center"/>
                          <w:rPr>
                            <w:sz w:val="20"/>
                          </w:rPr>
                        </w:pPr>
                        <w:r>
                          <w:rPr>
                            <w:sz w:val="20"/>
                          </w:rPr>
                          <w:t>6840</w:t>
                        </w:r>
                      </w:p>
                      <w:p w14:paraId="3A9312A3" w14:textId="77777777" w:rsidR="00CE621D" w:rsidRDefault="00CE621D">
                        <w:pPr>
                          <w:pStyle w:val="TableParagraph"/>
                          <w:spacing w:line="227" w:lineRule="exact"/>
                          <w:ind w:left="46" w:right="46"/>
                          <w:jc w:val="center"/>
                          <w:rPr>
                            <w:rFonts w:ascii="Georgia"/>
                            <w:sz w:val="20"/>
                          </w:rPr>
                        </w:pPr>
                        <w:r>
                          <w:rPr>
                            <w:rFonts w:ascii="Georgia"/>
                            <w:w w:val="95"/>
                            <w:sz w:val="20"/>
                          </w:rPr>
                          <w:t>6840 Mb</w:t>
                        </w:r>
                      </w:p>
                      <w:p w14:paraId="373EDB3F" w14:textId="77777777" w:rsidR="00CE621D" w:rsidRDefault="00CE621D">
                        <w:pPr>
                          <w:pStyle w:val="TableParagraph"/>
                          <w:spacing w:before="12" w:line="215" w:lineRule="exact"/>
                          <w:ind w:left="46" w:right="46"/>
                          <w:jc w:val="center"/>
                          <w:rPr>
                            <w:rFonts w:ascii="Georgia"/>
                            <w:sz w:val="20"/>
                          </w:rPr>
                        </w:pPr>
                        <w:r>
                          <w:rPr>
                            <w:rFonts w:ascii="Georgia"/>
                            <w:sz w:val="20"/>
                          </w:rPr>
                          <w:t>8 GB</w:t>
                        </w:r>
                      </w:p>
                      <w:p w14:paraId="016DC62C" w14:textId="77777777" w:rsidR="00CE621D" w:rsidRDefault="00CE621D">
                        <w:pPr>
                          <w:pStyle w:val="TableParagraph"/>
                          <w:spacing w:line="275" w:lineRule="exact"/>
                          <w:ind w:left="46" w:right="46"/>
                          <w:jc w:val="center"/>
                          <w:rPr>
                            <w:sz w:val="20"/>
                          </w:rPr>
                        </w:pPr>
                        <w:r>
                          <w:rPr>
                            <w:rFonts w:ascii="Georgia" w:hAnsi="Georgia"/>
                            <w:sz w:val="20"/>
                          </w:rPr>
                          <w:t xml:space="preserve">3 </w:t>
                        </w:r>
                        <w:r>
                          <w:rPr>
                            <w:rFonts w:ascii="Lucida Sans Unicode" w:hAnsi="Lucida Sans Unicode"/>
                            <w:sz w:val="20"/>
                          </w:rPr>
                          <w:t xml:space="preserve">× </w:t>
                        </w:r>
                        <w:r>
                          <w:rPr>
                            <w:rFonts w:ascii="Georgia" w:hAnsi="Georgia"/>
                            <w:sz w:val="20"/>
                          </w:rPr>
                          <w:t>100</w:t>
                        </w:r>
                        <w:r>
                          <w:rPr>
                            <w:sz w:val="20"/>
                          </w:rPr>
                          <w:t>-GbE</w:t>
                        </w:r>
                      </w:p>
                      <w:p w14:paraId="6B5847FE" w14:textId="77777777" w:rsidR="00CE621D" w:rsidRDefault="00CE621D">
                        <w:pPr>
                          <w:pStyle w:val="TableParagraph"/>
                          <w:spacing w:line="210" w:lineRule="exact"/>
                          <w:ind w:left="46" w:right="46"/>
                          <w:jc w:val="center"/>
                          <w:rPr>
                            <w:sz w:val="20"/>
                          </w:rPr>
                        </w:pPr>
                        <w:r>
                          <w:rPr>
                            <w:rFonts w:ascii="Georgia"/>
                            <w:sz w:val="20"/>
                          </w:rPr>
                          <w:t xml:space="preserve">16 </w:t>
                        </w:r>
                        <w:r>
                          <w:rPr>
                            <w:sz w:val="20"/>
                          </w:rPr>
                          <w:t>nm</w:t>
                        </w:r>
                      </w:p>
                      <w:p w14:paraId="34CEDC74" w14:textId="77777777" w:rsidR="00CE621D" w:rsidRDefault="00CE621D">
                        <w:pPr>
                          <w:pStyle w:val="TableParagraph"/>
                          <w:spacing w:line="270" w:lineRule="exact"/>
                          <w:ind w:left="46" w:right="46"/>
                          <w:jc w:val="center"/>
                          <w:rPr>
                            <w:sz w:val="20"/>
                          </w:rPr>
                        </w:pPr>
                        <w:r>
                          <w:rPr>
                            <w:rFonts w:ascii="Georgia" w:hAnsi="Georgia"/>
                            <w:w w:val="105"/>
                            <w:sz w:val="20"/>
                          </w:rPr>
                          <w:t>1</w:t>
                        </w:r>
                        <w:r>
                          <w:rPr>
                            <w:rFonts w:ascii="Lucida Sans Unicode" w:hAnsi="Lucida Sans Unicode"/>
                            <w:w w:val="105"/>
                            <w:sz w:val="20"/>
                          </w:rPr>
                          <w:t xml:space="preserve">× </w:t>
                        </w:r>
                        <w:r>
                          <w:rPr>
                            <w:w w:val="105"/>
                            <w:sz w:val="20"/>
                          </w:rPr>
                          <w:t xml:space="preserve">FMC, </w:t>
                        </w:r>
                        <w:r>
                          <w:rPr>
                            <w:rFonts w:ascii="Georgia" w:hAnsi="Georgia"/>
                            <w:w w:val="105"/>
                            <w:sz w:val="20"/>
                          </w:rPr>
                          <w:t>1</w:t>
                        </w:r>
                        <w:r>
                          <w:rPr>
                            <w:rFonts w:ascii="Lucida Sans Unicode" w:hAnsi="Lucida Sans Unicode"/>
                            <w:w w:val="105"/>
                            <w:sz w:val="20"/>
                          </w:rPr>
                          <w:t xml:space="preserve">× </w:t>
                        </w:r>
                        <w:r>
                          <w:rPr>
                            <w:w w:val="105"/>
                            <w:sz w:val="20"/>
                          </w:rPr>
                          <w:t>FMC+</w:t>
                        </w:r>
                      </w:p>
                      <w:p w14:paraId="7EEC12D9" w14:textId="77777777" w:rsidR="00CE621D" w:rsidRDefault="00CE621D">
                        <w:pPr>
                          <w:pStyle w:val="TableParagraph"/>
                          <w:spacing w:line="216" w:lineRule="exact"/>
                          <w:ind w:left="487"/>
                          <w:rPr>
                            <w:rFonts w:ascii="Georgia"/>
                            <w:sz w:val="20"/>
                          </w:rPr>
                        </w:pPr>
                        <w:r>
                          <w:rPr>
                            <w:rFonts w:ascii="Georgia"/>
                            <w:sz w:val="20"/>
                          </w:rPr>
                          <w:t>32</w:t>
                        </w:r>
                        <w:r>
                          <w:rPr>
                            <w:rFonts w:ascii="Bookman Old Style"/>
                            <w:i/>
                            <w:sz w:val="20"/>
                          </w:rPr>
                          <w:t>.</w:t>
                        </w:r>
                        <w:r>
                          <w:rPr>
                            <w:rFonts w:ascii="Georgia"/>
                            <w:sz w:val="20"/>
                          </w:rPr>
                          <w:t>75 Gbps</w:t>
                        </w:r>
                      </w:p>
                    </w:tc>
                  </w:tr>
                </w:tbl>
                <w:p w14:paraId="18789AC9" w14:textId="77777777" w:rsidR="00CE621D" w:rsidRDefault="00CE621D">
                  <w:pPr>
                    <w:pStyle w:val="BodyText"/>
                    <w:spacing w:line="240" w:lineRule="auto"/>
                    <w:jc w:val="left"/>
                  </w:pPr>
                </w:p>
              </w:txbxContent>
            </v:textbox>
            <w10:wrap anchorx="page"/>
          </v:shape>
        </w:pict>
      </w:r>
      <w:r w:rsidR="00CE621D">
        <w:rPr>
          <w:position w:val="-2"/>
        </w:rPr>
        <w:t>the   core   of   many</w:t>
      </w:r>
      <w:r w:rsidR="00CE621D">
        <w:rPr>
          <w:spacing w:val="39"/>
          <w:position w:val="-2"/>
        </w:rPr>
        <w:t xml:space="preserve"> </w:t>
      </w:r>
      <w:r w:rsidR="00CE621D">
        <w:rPr>
          <w:position w:val="-2"/>
        </w:rPr>
        <w:t xml:space="preserve">previous </w:t>
      </w:r>
      <w:r w:rsidR="00CE621D">
        <w:rPr>
          <w:spacing w:val="34"/>
          <w:position w:val="-2"/>
        </w:rPr>
        <w:t xml:space="preserve"> </w:t>
      </w:r>
      <w:r w:rsidR="00CE621D">
        <w:rPr>
          <w:position w:val="-2"/>
        </w:rPr>
        <w:t>genera-</w:t>
      </w:r>
      <w:r w:rsidR="00CE621D">
        <w:rPr>
          <w:position w:val="-2"/>
        </w:rPr>
        <w:tab/>
      </w:r>
      <w:r w:rsidR="00CE621D">
        <w:rPr>
          <w:spacing w:val="-4"/>
        </w:rPr>
        <w:t xml:space="preserve">Table </w:t>
      </w:r>
      <w:r w:rsidR="00CE621D">
        <w:t>2: Comparison of ROACH2 and</w:t>
      </w:r>
      <w:r w:rsidR="00CE621D">
        <w:rPr>
          <w:spacing w:val="-4"/>
        </w:rPr>
        <w:t xml:space="preserve"> </w:t>
      </w:r>
      <w:r w:rsidR="00CE621D">
        <w:t>VCU118</w:t>
      </w:r>
    </w:p>
    <w:p w14:paraId="097F4B97" w14:textId="77777777" w:rsidR="00656154" w:rsidRDefault="00CE621D">
      <w:pPr>
        <w:pStyle w:val="BodyText"/>
        <w:spacing w:line="232" w:lineRule="auto"/>
        <w:ind w:left="120" w:right="6066"/>
      </w:pPr>
      <w:r>
        <w:t xml:space="preserve">tion DSP systems is the </w:t>
      </w:r>
      <w:r>
        <w:rPr>
          <w:b/>
        </w:rPr>
        <w:t xml:space="preserve">Xilinx  </w:t>
      </w:r>
      <w:r>
        <w:rPr>
          <w:b/>
          <w:spacing w:val="-4"/>
        </w:rPr>
        <w:t xml:space="preserve">Vir-  </w:t>
      </w:r>
      <w:r>
        <w:rPr>
          <w:b/>
        </w:rPr>
        <w:t>tex UltraScale+ FPGA VCU118 eval- uation kit</w:t>
      </w:r>
      <w:r>
        <w:t xml:space="preserve">. The VCU118’s </w:t>
      </w:r>
      <w:r>
        <w:rPr>
          <w:spacing w:val="-5"/>
        </w:rPr>
        <w:t xml:space="preserve">FGPA </w:t>
      </w:r>
      <w:r>
        <w:t>has significantly more resources than the ROACH2’s</w:t>
      </w:r>
      <w:r>
        <w:rPr>
          <w:spacing w:val="-12"/>
        </w:rPr>
        <w:t xml:space="preserve"> </w:t>
      </w:r>
      <w:r>
        <w:t>(allowing</w:t>
      </w:r>
      <w:r>
        <w:rPr>
          <w:spacing w:val="-12"/>
        </w:rPr>
        <w:t xml:space="preserve"> </w:t>
      </w:r>
      <w:r>
        <w:rPr>
          <w:spacing w:val="-3"/>
        </w:rPr>
        <w:t>larger,</w:t>
      </w:r>
      <w:r>
        <w:rPr>
          <w:spacing w:val="-10"/>
        </w:rPr>
        <w:t xml:space="preserve"> </w:t>
      </w:r>
      <w:r>
        <w:t>more</w:t>
      </w:r>
      <w:r>
        <w:rPr>
          <w:spacing w:val="-12"/>
        </w:rPr>
        <w:t xml:space="preserve"> </w:t>
      </w:r>
      <w:r>
        <w:t xml:space="preserve">com- putationally intense designs), signifi- cantly smaller feature size (simplify- ing timing closure), and significantly faster transceivers (allowing higher I/O  bandwidth).    </w:t>
      </w:r>
      <w:r>
        <w:rPr>
          <w:spacing w:val="-4"/>
        </w:rPr>
        <w:t xml:space="preserve">Table  </w:t>
      </w:r>
      <w:r>
        <w:t>2  provides</w:t>
      </w:r>
      <w:r>
        <w:rPr>
          <w:spacing w:val="16"/>
        </w:rPr>
        <w:t xml:space="preserve"> </w:t>
      </w:r>
      <w:r>
        <w:t>a</w:t>
      </w:r>
    </w:p>
    <w:p w14:paraId="73838BB0" w14:textId="77777777" w:rsidR="00656154" w:rsidRDefault="00CE621D">
      <w:pPr>
        <w:spacing w:line="237" w:lineRule="auto"/>
        <w:ind w:left="120" w:right="108"/>
        <w:jc w:val="both"/>
        <w:rPr>
          <w:i/>
          <w:sz w:val="20"/>
        </w:rPr>
      </w:pPr>
      <w:r>
        <w:rPr>
          <w:sz w:val="20"/>
        </w:rPr>
        <w:t xml:space="preserve">side-by-side comparison to the ROACH2. </w:t>
      </w:r>
      <w:r>
        <w:rPr>
          <w:i/>
          <w:sz w:val="20"/>
        </w:rPr>
        <w:t>These new FPGAs will provide the critical resources needed to im- plement real-time UWB RFI excision alongside standard DSP procedures (e.g. channelization).</w:t>
      </w:r>
    </w:p>
    <w:p w14:paraId="1892C2BF" w14:textId="77777777" w:rsidR="00656154" w:rsidRDefault="00CE621D">
      <w:pPr>
        <w:pStyle w:val="Heading3"/>
        <w:numPr>
          <w:ilvl w:val="1"/>
          <w:numId w:val="7"/>
        </w:numPr>
        <w:tabs>
          <w:tab w:val="left" w:pos="532"/>
        </w:tabs>
        <w:spacing w:before="86"/>
        <w:ind w:hanging="411"/>
        <w:jc w:val="both"/>
      </w:pPr>
      <w:r>
        <w:t>Sharing the Radio</w:t>
      </w:r>
      <w:r>
        <w:rPr>
          <w:spacing w:val="-14"/>
        </w:rPr>
        <w:t xml:space="preserve"> </w:t>
      </w:r>
      <w:r>
        <w:t>Spectrum</w:t>
      </w:r>
    </w:p>
    <w:p w14:paraId="5145CAC4" w14:textId="77777777" w:rsidR="00656154" w:rsidRDefault="00CE621D">
      <w:pPr>
        <w:pStyle w:val="BodyText"/>
        <w:spacing w:before="195"/>
        <w:ind w:left="119" w:right="106"/>
      </w:pPr>
      <w:r>
        <w:t>Radio receivers are exposed to a multitude of RFI sources including, especially ground- and space-based communications channels. Emerging technologies such as collision avoidance car RADARs that operate from</w:t>
      </w:r>
      <w:r>
        <w:rPr>
          <w:spacing w:val="-4"/>
        </w:rPr>
        <w:t xml:space="preserve"> </w:t>
      </w:r>
      <w:r>
        <w:rPr>
          <w:rFonts w:ascii="Georgia" w:hAnsi="Georgia"/>
        </w:rPr>
        <w:t>76</w:t>
      </w:r>
      <w:r>
        <w:t>–</w:t>
      </w:r>
      <w:r>
        <w:rPr>
          <w:rFonts w:ascii="Georgia" w:hAnsi="Georgia"/>
        </w:rPr>
        <w:t>81</w:t>
      </w:r>
      <w:r>
        <w:rPr>
          <w:rFonts w:ascii="Georgia" w:hAnsi="Georgia"/>
          <w:spacing w:val="3"/>
        </w:rPr>
        <w:t xml:space="preserve"> </w:t>
      </w:r>
      <w:r>
        <w:t>GHz</w:t>
      </w:r>
      <w:r>
        <w:rPr>
          <w:spacing w:val="-4"/>
        </w:rPr>
        <w:t xml:space="preserve"> </w:t>
      </w:r>
      <w:r>
        <w:t>will</w:t>
      </w:r>
      <w:r>
        <w:rPr>
          <w:spacing w:val="-4"/>
        </w:rPr>
        <w:t xml:space="preserve"> </w:t>
      </w:r>
      <w:r>
        <w:t>start</w:t>
      </w:r>
      <w:r>
        <w:rPr>
          <w:spacing w:val="-4"/>
        </w:rPr>
        <w:t xml:space="preserve"> </w:t>
      </w:r>
      <w:r>
        <w:t>to</w:t>
      </w:r>
      <w:r>
        <w:rPr>
          <w:spacing w:val="-4"/>
        </w:rPr>
        <w:t xml:space="preserve"> </w:t>
      </w:r>
      <w:r>
        <w:t>affect</w:t>
      </w:r>
      <w:r>
        <w:rPr>
          <w:spacing w:val="-4"/>
        </w:rPr>
        <w:t xml:space="preserve"> </w:t>
      </w:r>
      <w:r>
        <w:t>regions</w:t>
      </w:r>
      <w:r>
        <w:rPr>
          <w:spacing w:val="-4"/>
        </w:rPr>
        <w:t xml:space="preserve"> </w:t>
      </w:r>
      <w:r>
        <w:t>of</w:t>
      </w:r>
      <w:r>
        <w:rPr>
          <w:spacing w:val="-4"/>
        </w:rPr>
        <w:t xml:space="preserve"> </w:t>
      </w:r>
      <w:r>
        <w:t>the</w:t>
      </w:r>
      <w:r>
        <w:rPr>
          <w:spacing w:val="-4"/>
        </w:rPr>
        <w:t xml:space="preserve"> </w:t>
      </w:r>
      <w:r>
        <w:t>spectrum</w:t>
      </w:r>
      <w:r>
        <w:rPr>
          <w:spacing w:val="-4"/>
        </w:rPr>
        <w:t xml:space="preserve"> </w:t>
      </w:r>
      <w:r>
        <w:t>that</w:t>
      </w:r>
      <w:r>
        <w:rPr>
          <w:spacing w:val="-4"/>
        </w:rPr>
        <w:t xml:space="preserve"> </w:t>
      </w:r>
      <w:r>
        <w:t>had</w:t>
      </w:r>
      <w:r>
        <w:rPr>
          <w:spacing w:val="-4"/>
        </w:rPr>
        <w:t xml:space="preserve"> </w:t>
      </w:r>
      <w:r>
        <w:t>been</w:t>
      </w:r>
      <w:r>
        <w:rPr>
          <w:spacing w:val="-4"/>
        </w:rPr>
        <w:t xml:space="preserve"> </w:t>
      </w:r>
      <w:r>
        <w:t>comparatively</w:t>
      </w:r>
      <w:r>
        <w:rPr>
          <w:spacing w:val="-4"/>
        </w:rPr>
        <w:t xml:space="preserve"> </w:t>
      </w:r>
      <w:r>
        <w:t>free</w:t>
      </w:r>
      <w:r>
        <w:rPr>
          <w:spacing w:val="-4"/>
        </w:rPr>
        <w:t xml:space="preserve"> </w:t>
      </w:r>
      <w:r>
        <w:t>of</w:t>
      </w:r>
      <w:r>
        <w:rPr>
          <w:spacing w:val="-4"/>
        </w:rPr>
        <w:t xml:space="preserve"> </w:t>
      </w:r>
      <w:r>
        <w:t>RFI.</w:t>
      </w:r>
      <w:r>
        <w:rPr>
          <w:spacing w:val="-4"/>
        </w:rPr>
        <w:t xml:space="preserve"> </w:t>
      </w:r>
      <w:r>
        <w:t xml:space="preserve">Digital systems that effectively share the spectrum with other users are therefore critically important. </w:t>
      </w:r>
      <w:r>
        <w:rPr>
          <w:spacing w:val="-10"/>
        </w:rPr>
        <w:t xml:space="preserve">We </w:t>
      </w:r>
      <w:r>
        <w:t>broadly classify techniques for sharing the spectrum into RFI resistance (i.e., a high linear dynamic range in every analog and digital component of the signal processing chain) and RFI excision (i.e. removal of RFI at the lowest-possible level of data to improve data</w:t>
      </w:r>
      <w:r>
        <w:rPr>
          <w:spacing w:val="-28"/>
        </w:rPr>
        <w:t xml:space="preserve"> </w:t>
      </w:r>
      <w:r>
        <w:t>quality).</w:t>
      </w:r>
    </w:p>
    <w:p w14:paraId="7D808F93" w14:textId="77777777" w:rsidR="00656154" w:rsidRDefault="00CE621D">
      <w:pPr>
        <w:pStyle w:val="ListParagraph"/>
        <w:numPr>
          <w:ilvl w:val="2"/>
          <w:numId w:val="7"/>
        </w:numPr>
        <w:tabs>
          <w:tab w:val="left" w:pos="703"/>
        </w:tabs>
        <w:spacing w:before="118"/>
        <w:ind w:right="106" w:firstLine="0"/>
        <w:jc w:val="both"/>
        <w:rPr>
          <w:sz w:val="20"/>
        </w:rPr>
      </w:pPr>
      <w:r>
        <w:rPr>
          <w:b/>
          <w:sz w:val="20"/>
        </w:rPr>
        <w:t xml:space="preserve">RFI Resistance: </w:t>
      </w:r>
      <w:r>
        <w:rPr>
          <w:sz w:val="20"/>
        </w:rPr>
        <w:t xml:space="preserve">RFI resistance is a perpetual concern for radio observatories. GBO is afforded unique interference protection through its location at the center of the 13,000 square-mile National Radio Quiet Zone and smaller </w:t>
      </w:r>
      <w:r>
        <w:rPr>
          <w:spacing w:val="-5"/>
          <w:sz w:val="20"/>
        </w:rPr>
        <w:t xml:space="preserve">West </w:t>
      </w:r>
      <w:r>
        <w:rPr>
          <w:sz w:val="20"/>
        </w:rPr>
        <w:t xml:space="preserve">Virginia Radio Astronomy Zone (for more information on these interference protection zones see Facilities, Equipment, and Other Resources). However, the relevant regulations only apply to fixed, ground-based transmitters, not to mobile ground, </w:t>
      </w:r>
      <w:r>
        <w:rPr>
          <w:spacing w:val="-4"/>
          <w:sz w:val="20"/>
        </w:rPr>
        <w:t xml:space="preserve">air, </w:t>
      </w:r>
      <w:r>
        <w:rPr>
          <w:sz w:val="20"/>
        </w:rPr>
        <w:t xml:space="preserve">or space-based transmitters, of which there are </w:t>
      </w:r>
      <w:r>
        <w:rPr>
          <w:spacing w:val="-5"/>
          <w:sz w:val="20"/>
        </w:rPr>
        <w:t xml:space="preserve">many. </w:t>
      </w:r>
      <w:r>
        <w:rPr>
          <w:sz w:val="20"/>
        </w:rPr>
        <w:t>Other US observatories lack any regulatory</w:t>
      </w:r>
      <w:r>
        <w:rPr>
          <w:spacing w:val="-28"/>
          <w:sz w:val="20"/>
        </w:rPr>
        <w:t xml:space="preserve"> </w:t>
      </w:r>
      <w:r>
        <w:rPr>
          <w:sz w:val="20"/>
        </w:rPr>
        <w:t>protection.</w:t>
      </w:r>
    </w:p>
    <w:p w14:paraId="4810FA74" w14:textId="77777777" w:rsidR="00656154" w:rsidRDefault="00CE621D">
      <w:pPr>
        <w:pStyle w:val="BodyText"/>
        <w:spacing w:before="118"/>
        <w:ind w:left="119" w:right="106"/>
      </w:pPr>
      <w:r>
        <w:t xml:space="preserve">The consequences of a worsening RFI environment are best illustrated by the recent discovery by GBO staff of total power instabilities present in the </w:t>
      </w:r>
      <w:r>
        <w:rPr>
          <w:rFonts w:ascii="Georgia" w:hAnsi="Georgia"/>
        </w:rPr>
        <w:t>1</w:t>
      </w:r>
      <w:r>
        <w:t>–</w:t>
      </w:r>
      <w:r>
        <w:rPr>
          <w:rFonts w:ascii="Georgia" w:hAnsi="Georgia"/>
        </w:rPr>
        <w:t xml:space="preserve">2 </w:t>
      </w:r>
      <w:r>
        <w:t xml:space="preserve">GHz band of the </w:t>
      </w:r>
      <w:r>
        <w:rPr>
          <w:spacing w:val="-4"/>
        </w:rPr>
        <w:t xml:space="preserve">GBT. </w:t>
      </w:r>
      <w:r>
        <w:t>These instabilities are seen in a variety</w:t>
      </w:r>
      <w:r>
        <w:rPr>
          <w:spacing w:val="-14"/>
        </w:rPr>
        <w:t xml:space="preserve"> </w:t>
      </w:r>
      <w:r>
        <w:t>of</w:t>
      </w:r>
      <w:r>
        <w:rPr>
          <w:spacing w:val="-14"/>
        </w:rPr>
        <w:t xml:space="preserve"> </w:t>
      </w:r>
      <w:r>
        <w:t>digital</w:t>
      </w:r>
      <w:r>
        <w:rPr>
          <w:spacing w:val="-14"/>
        </w:rPr>
        <w:t xml:space="preserve"> </w:t>
      </w:r>
      <w:r>
        <w:t>back-end</w:t>
      </w:r>
      <w:r>
        <w:rPr>
          <w:spacing w:val="-14"/>
        </w:rPr>
        <w:t xml:space="preserve"> </w:t>
      </w:r>
      <w:r>
        <w:t>systems,</w:t>
      </w:r>
      <w:r>
        <w:rPr>
          <w:spacing w:val="-12"/>
        </w:rPr>
        <w:t xml:space="preserve"> </w:t>
      </w:r>
      <w:r>
        <w:t>including</w:t>
      </w:r>
      <w:r>
        <w:rPr>
          <w:spacing w:val="-14"/>
        </w:rPr>
        <w:t xml:space="preserve"> </w:t>
      </w:r>
      <w:r>
        <w:t>VEGAS,</w:t>
      </w:r>
      <w:r>
        <w:rPr>
          <w:spacing w:val="-14"/>
        </w:rPr>
        <w:t xml:space="preserve"> </w:t>
      </w:r>
      <w:r>
        <w:t>and</w:t>
      </w:r>
      <w:r>
        <w:rPr>
          <w:spacing w:val="-14"/>
        </w:rPr>
        <w:t xml:space="preserve"> </w:t>
      </w:r>
      <w:r>
        <w:t>have</w:t>
      </w:r>
      <w:r>
        <w:rPr>
          <w:spacing w:val="-14"/>
        </w:rPr>
        <w:t xml:space="preserve"> </w:t>
      </w:r>
      <w:r>
        <w:t>been</w:t>
      </w:r>
      <w:r>
        <w:rPr>
          <w:spacing w:val="-14"/>
        </w:rPr>
        <w:t xml:space="preserve"> </w:t>
      </w:r>
      <w:r>
        <w:t>traced</w:t>
      </w:r>
      <w:r>
        <w:rPr>
          <w:spacing w:val="-14"/>
        </w:rPr>
        <w:t xml:space="preserve"> </w:t>
      </w:r>
      <w:r>
        <w:t>to</w:t>
      </w:r>
      <w:r>
        <w:rPr>
          <w:spacing w:val="-14"/>
        </w:rPr>
        <w:t xml:space="preserve"> </w:t>
      </w:r>
      <w:r>
        <w:t>the</w:t>
      </w:r>
      <w:r>
        <w:rPr>
          <w:spacing w:val="-14"/>
        </w:rPr>
        <w:t xml:space="preserve"> </w:t>
      </w:r>
      <w:r>
        <w:t>growing</w:t>
      </w:r>
      <w:r>
        <w:rPr>
          <w:spacing w:val="-14"/>
        </w:rPr>
        <w:t xml:space="preserve"> </w:t>
      </w:r>
      <w:r>
        <w:t>use</w:t>
      </w:r>
      <w:r>
        <w:rPr>
          <w:spacing w:val="-14"/>
        </w:rPr>
        <w:t xml:space="preserve"> </w:t>
      </w:r>
      <w:r>
        <w:t>of</w:t>
      </w:r>
      <w:r>
        <w:rPr>
          <w:spacing w:val="-14"/>
        </w:rPr>
        <w:t xml:space="preserve"> </w:t>
      </w:r>
      <w:r>
        <w:t>automatic</w:t>
      </w:r>
    </w:p>
    <w:p w14:paraId="4E651E50" w14:textId="77777777" w:rsidR="00656154" w:rsidRDefault="00656154">
      <w:pPr>
        <w:sectPr w:rsidR="00656154">
          <w:type w:val="continuous"/>
          <w:pgSz w:w="12240" w:h="15840"/>
          <w:pgMar w:top="1500" w:right="1280" w:bottom="960" w:left="1320" w:header="720" w:footer="720" w:gutter="0"/>
          <w:cols w:space="720"/>
        </w:sectPr>
      </w:pPr>
    </w:p>
    <w:p w14:paraId="1848CBAA" w14:textId="77777777" w:rsidR="00656154" w:rsidRDefault="00CE621D">
      <w:pPr>
        <w:spacing w:before="87" w:line="240" w:lineRule="exact"/>
        <w:ind w:left="120" w:right="106"/>
        <w:jc w:val="both"/>
        <w:rPr>
          <w:i/>
          <w:sz w:val="20"/>
        </w:rPr>
      </w:pPr>
      <w:r>
        <w:rPr>
          <w:sz w:val="20"/>
        </w:rPr>
        <w:lastRenderedPageBreak/>
        <w:t>dependent surveillance-broadcast (ADS-B) technology</w:t>
      </w:r>
      <w:r>
        <w:rPr>
          <w:position w:val="7"/>
          <w:sz w:val="14"/>
        </w:rPr>
        <w:t xml:space="preserve">1 </w:t>
      </w:r>
      <w:r>
        <w:rPr>
          <w:sz w:val="20"/>
        </w:rPr>
        <w:t xml:space="preserve">transmitting at </w:t>
      </w:r>
      <w:r>
        <w:rPr>
          <w:rFonts w:ascii="Georgia" w:hAnsi="Georgia"/>
          <w:sz w:val="20"/>
        </w:rPr>
        <w:t>1</w:t>
      </w:r>
      <w:r>
        <w:rPr>
          <w:rFonts w:ascii="Bookman Old Style" w:hAnsi="Bookman Old Style"/>
          <w:i/>
          <w:sz w:val="20"/>
        </w:rPr>
        <w:t>.</w:t>
      </w:r>
      <w:r>
        <w:rPr>
          <w:rFonts w:ascii="Georgia" w:hAnsi="Georgia"/>
          <w:sz w:val="20"/>
        </w:rPr>
        <w:t xml:space="preserve">09 </w:t>
      </w:r>
      <w:r>
        <w:rPr>
          <w:sz w:val="20"/>
        </w:rPr>
        <w:t>GHz; the instability itself has been</w:t>
      </w:r>
      <w:r>
        <w:rPr>
          <w:spacing w:val="-13"/>
          <w:sz w:val="20"/>
        </w:rPr>
        <w:t xml:space="preserve"> </w:t>
      </w:r>
      <w:r>
        <w:rPr>
          <w:sz w:val="20"/>
        </w:rPr>
        <w:t>isolated</w:t>
      </w:r>
      <w:r>
        <w:rPr>
          <w:spacing w:val="-13"/>
          <w:sz w:val="20"/>
        </w:rPr>
        <w:t xml:space="preserve"> </w:t>
      </w:r>
      <w:r>
        <w:rPr>
          <w:sz w:val="20"/>
        </w:rPr>
        <w:t>to</w:t>
      </w:r>
      <w:r>
        <w:rPr>
          <w:spacing w:val="-13"/>
          <w:sz w:val="20"/>
        </w:rPr>
        <w:t xml:space="preserve"> </w:t>
      </w:r>
      <w:r>
        <w:rPr>
          <w:sz w:val="20"/>
        </w:rPr>
        <w:t>non-linear</w:t>
      </w:r>
      <w:r>
        <w:rPr>
          <w:spacing w:val="-13"/>
          <w:sz w:val="20"/>
        </w:rPr>
        <w:t xml:space="preserve"> </w:t>
      </w:r>
      <w:r>
        <w:rPr>
          <w:sz w:val="20"/>
        </w:rPr>
        <w:t>response</w:t>
      </w:r>
      <w:r>
        <w:rPr>
          <w:spacing w:val="-13"/>
          <w:sz w:val="20"/>
        </w:rPr>
        <w:t xml:space="preserve"> </w:t>
      </w:r>
      <w:r>
        <w:rPr>
          <w:sz w:val="20"/>
        </w:rPr>
        <w:t>of</w:t>
      </w:r>
      <w:r>
        <w:rPr>
          <w:spacing w:val="-13"/>
          <w:sz w:val="20"/>
        </w:rPr>
        <w:t xml:space="preserve"> </w:t>
      </w:r>
      <w:r>
        <w:rPr>
          <w:sz w:val="20"/>
        </w:rPr>
        <w:t>analog</w:t>
      </w:r>
      <w:r>
        <w:rPr>
          <w:spacing w:val="-13"/>
          <w:sz w:val="20"/>
        </w:rPr>
        <w:t xml:space="preserve"> </w:t>
      </w:r>
      <w:r>
        <w:rPr>
          <w:sz w:val="20"/>
        </w:rPr>
        <w:t>components</w:t>
      </w:r>
      <w:r>
        <w:rPr>
          <w:spacing w:val="-13"/>
          <w:sz w:val="20"/>
        </w:rPr>
        <w:t xml:space="preserve"> </w:t>
      </w:r>
      <w:r>
        <w:rPr>
          <w:sz w:val="20"/>
        </w:rPr>
        <w:t>between</w:t>
      </w:r>
      <w:r>
        <w:rPr>
          <w:spacing w:val="-13"/>
          <w:sz w:val="20"/>
        </w:rPr>
        <w:t xml:space="preserve"> </w:t>
      </w:r>
      <w:r>
        <w:rPr>
          <w:sz w:val="20"/>
        </w:rPr>
        <w:t>the</w:t>
      </w:r>
      <w:r>
        <w:rPr>
          <w:spacing w:val="-13"/>
          <w:sz w:val="20"/>
        </w:rPr>
        <w:t xml:space="preserve"> </w:t>
      </w:r>
      <w:r>
        <w:rPr>
          <w:sz w:val="20"/>
        </w:rPr>
        <w:t>GBT’s</w:t>
      </w:r>
      <w:r>
        <w:rPr>
          <w:spacing w:val="-13"/>
          <w:sz w:val="20"/>
        </w:rPr>
        <w:t xml:space="preserve"> </w:t>
      </w:r>
      <w:r>
        <w:rPr>
          <w:sz w:val="20"/>
        </w:rPr>
        <w:t>IF-over-fiber</w:t>
      </w:r>
      <w:r>
        <w:rPr>
          <w:spacing w:val="-13"/>
          <w:sz w:val="20"/>
        </w:rPr>
        <w:t xml:space="preserve"> </w:t>
      </w:r>
      <w:r>
        <w:rPr>
          <w:sz w:val="20"/>
        </w:rPr>
        <w:t>transcievers</w:t>
      </w:r>
      <w:r>
        <w:rPr>
          <w:spacing w:val="-13"/>
          <w:sz w:val="20"/>
        </w:rPr>
        <w:t xml:space="preserve"> </w:t>
      </w:r>
      <w:r>
        <w:rPr>
          <w:sz w:val="20"/>
        </w:rPr>
        <w:t>and second</w:t>
      </w:r>
      <w:r>
        <w:rPr>
          <w:spacing w:val="-9"/>
          <w:sz w:val="20"/>
        </w:rPr>
        <w:t xml:space="preserve"> </w:t>
      </w:r>
      <w:r>
        <w:rPr>
          <w:sz w:val="20"/>
        </w:rPr>
        <w:t>frequency</w:t>
      </w:r>
      <w:r>
        <w:rPr>
          <w:spacing w:val="-9"/>
          <w:sz w:val="20"/>
        </w:rPr>
        <w:t xml:space="preserve"> </w:t>
      </w:r>
      <w:r>
        <w:rPr>
          <w:spacing w:val="-3"/>
          <w:sz w:val="20"/>
        </w:rPr>
        <w:t>mixer.</w:t>
      </w:r>
      <w:r>
        <w:rPr>
          <w:spacing w:val="7"/>
          <w:sz w:val="20"/>
        </w:rPr>
        <w:t xml:space="preserve"> </w:t>
      </w:r>
      <w:r>
        <w:rPr>
          <w:i/>
          <w:sz w:val="20"/>
        </w:rPr>
        <w:t>We</w:t>
      </w:r>
      <w:r>
        <w:rPr>
          <w:i/>
          <w:spacing w:val="-9"/>
          <w:sz w:val="20"/>
        </w:rPr>
        <w:t xml:space="preserve"> </w:t>
      </w:r>
      <w:r>
        <w:rPr>
          <w:i/>
          <w:sz w:val="20"/>
        </w:rPr>
        <w:t>thus</w:t>
      </w:r>
      <w:r>
        <w:rPr>
          <w:i/>
          <w:spacing w:val="-9"/>
          <w:sz w:val="20"/>
        </w:rPr>
        <w:t xml:space="preserve"> </w:t>
      </w:r>
      <w:r>
        <w:rPr>
          <w:i/>
          <w:sz w:val="20"/>
        </w:rPr>
        <w:t>have</w:t>
      </w:r>
      <w:r>
        <w:rPr>
          <w:i/>
          <w:spacing w:val="-9"/>
          <w:sz w:val="20"/>
        </w:rPr>
        <w:t xml:space="preserve"> </w:t>
      </w:r>
      <w:r>
        <w:rPr>
          <w:i/>
          <w:sz w:val="20"/>
        </w:rPr>
        <w:t>empirical</w:t>
      </w:r>
      <w:r>
        <w:rPr>
          <w:i/>
          <w:spacing w:val="-9"/>
          <w:sz w:val="20"/>
        </w:rPr>
        <w:t xml:space="preserve"> </w:t>
      </w:r>
      <w:r>
        <w:rPr>
          <w:i/>
          <w:sz w:val="20"/>
        </w:rPr>
        <w:t>evidence</w:t>
      </w:r>
      <w:r>
        <w:rPr>
          <w:i/>
          <w:spacing w:val="-9"/>
          <w:sz w:val="20"/>
        </w:rPr>
        <w:t xml:space="preserve"> </w:t>
      </w:r>
      <w:r>
        <w:rPr>
          <w:i/>
          <w:sz w:val="20"/>
        </w:rPr>
        <w:t>that</w:t>
      </w:r>
      <w:r>
        <w:rPr>
          <w:i/>
          <w:spacing w:val="-9"/>
          <w:sz w:val="20"/>
        </w:rPr>
        <w:t xml:space="preserve"> </w:t>
      </w:r>
      <w:r>
        <w:rPr>
          <w:i/>
          <w:sz w:val="20"/>
        </w:rPr>
        <w:t>illustrates</w:t>
      </w:r>
      <w:r>
        <w:rPr>
          <w:i/>
          <w:spacing w:val="-9"/>
          <w:sz w:val="20"/>
        </w:rPr>
        <w:t xml:space="preserve"> </w:t>
      </w:r>
      <w:r>
        <w:rPr>
          <w:i/>
          <w:sz w:val="20"/>
        </w:rPr>
        <w:t>the</w:t>
      </w:r>
      <w:r>
        <w:rPr>
          <w:i/>
          <w:spacing w:val="-9"/>
          <w:sz w:val="20"/>
        </w:rPr>
        <w:t xml:space="preserve"> </w:t>
      </w:r>
      <w:r>
        <w:rPr>
          <w:i/>
          <w:sz w:val="20"/>
        </w:rPr>
        <w:t>need</w:t>
      </w:r>
      <w:r>
        <w:rPr>
          <w:i/>
          <w:spacing w:val="-9"/>
          <w:sz w:val="20"/>
        </w:rPr>
        <w:t xml:space="preserve"> </w:t>
      </w:r>
      <w:r>
        <w:rPr>
          <w:i/>
          <w:sz w:val="20"/>
        </w:rPr>
        <w:t>to</w:t>
      </w:r>
      <w:r>
        <w:rPr>
          <w:i/>
          <w:spacing w:val="-9"/>
          <w:sz w:val="20"/>
        </w:rPr>
        <w:t xml:space="preserve"> </w:t>
      </w:r>
      <w:r>
        <w:rPr>
          <w:i/>
          <w:sz w:val="20"/>
        </w:rPr>
        <w:t>minimize</w:t>
      </w:r>
      <w:r>
        <w:rPr>
          <w:i/>
          <w:spacing w:val="-9"/>
          <w:sz w:val="20"/>
        </w:rPr>
        <w:t xml:space="preserve"> </w:t>
      </w:r>
      <w:r>
        <w:rPr>
          <w:i/>
          <w:sz w:val="20"/>
        </w:rPr>
        <w:t>the</w:t>
      </w:r>
      <w:r>
        <w:rPr>
          <w:i/>
          <w:spacing w:val="-9"/>
          <w:sz w:val="20"/>
        </w:rPr>
        <w:t xml:space="preserve"> </w:t>
      </w:r>
      <w:r>
        <w:rPr>
          <w:i/>
          <w:sz w:val="20"/>
        </w:rPr>
        <w:t>number</w:t>
      </w:r>
      <w:r>
        <w:rPr>
          <w:i/>
          <w:spacing w:val="-9"/>
          <w:sz w:val="20"/>
        </w:rPr>
        <w:t xml:space="preserve"> </w:t>
      </w:r>
      <w:r>
        <w:rPr>
          <w:i/>
          <w:sz w:val="20"/>
        </w:rPr>
        <w:t>of</w:t>
      </w:r>
      <w:r>
        <w:rPr>
          <w:i/>
          <w:spacing w:val="-9"/>
          <w:sz w:val="20"/>
        </w:rPr>
        <w:t xml:space="preserve"> </w:t>
      </w:r>
      <w:r>
        <w:rPr>
          <w:i/>
          <w:sz w:val="20"/>
        </w:rPr>
        <w:t xml:space="preserve">analog components in the </w:t>
      </w:r>
      <w:r>
        <w:rPr>
          <w:i/>
          <w:spacing w:val="-3"/>
          <w:sz w:val="20"/>
        </w:rPr>
        <w:t xml:space="preserve">GBT’s </w:t>
      </w:r>
      <w:r>
        <w:rPr>
          <w:i/>
          <w:sz w:val="20"/>
        </w:rPr>
        <w:t>IF</w:t>
      </w:r>
      <w:r>
        <w:rPr>
          <w:i/>
          <w:spacing w:val="-9"/>
          <w:sz w:val="20"/>
        </w:rPr>
        <w:t xml:space="preserve"> </w:t>
      </w:r>
      <w:r>
        <w:rPr>
          <w:i/>
          <w:sz w:val="20"/>
        </w:rPr>
        <w:t>system.</w:t>
      </w:r>
    </w:p>
    <w:p w14:paraId="3BBA021D" w14:textId="77777777" w:rsidR="00656154" w:rsidRDefault="00CE621D">
      <w:pPr>
        <w:spacing w:before="78" w:line="240" w:lineRule="exact"/>
        <w:ind w:left="120" w:right="106"/>
        <w:jc w:val="both"/>
        <w:rPr>
          <w:i/>
          <w:sz w:val="20"/>
        </w:rPr>
      </w:pPr>
      <w:r>
        <w:rPr>
          <w:sz w:val="20"/>
        </w:rPr>
        <w:t>The</w:t>
      </w:r>
      <w:r>
        <w:rPr>
          <w:spacing w:val="-6"/>
          <w:sz w:val="20"/>
        </w:rPr>
        <w:t xml:space="preserve"> </w:t>
      </w:r>
      <w:r>
        <w:rPr>
          <w:sz w:val="20"/>
        </w:rPr>
        <w:t>technology</w:t>
      </w:r>
      <w:r>
        <w:rPr>
          <w:spacing w:val="-5"/>
          <w:sz w:val="20"/>
        </w:rPr>
        <w:t xml:space="preserve"> </w:t>
      </w:r>
      <w:r>
        <w:rPr>
          <w:sz w:val="20"/>
        </w:rPr>
        <w:t>that</w:t>
      </w:r>
      <w:r>
        <w:rPr>
          <w:spacing w:val="-6"/>
          <w:sz w:val="20"/>
        </w:rPr>
        <w:t xml:space="preserve"> </w:t>
      </w:r>
      <w:r>
        <w:rPr>
          <w:sz w:val="20"/>
        </w:rPr>
        <w:t>we</w:t>
      </w:r>
      <w:r>
        <w:rPr>
          <w:spacing w:val="-5"/>
          <w:sz w:val="20"/>
        </w:rPr>
        <w:t xml:space="preserve"> </w:t>
      </w:r>
      <w:r>
        <w:rPr>
          <w:sz w:val="20"/>
        </w:rPr>
        <w:t>will</w:t>
      </w:r>
      <w:r>
        <w:rPr>
          <w:spacing w:val="-6"/>
          <w:sz w:val="20"/>
        </w:rPr>
        <w:t xml:space="preserve"> </w:t>
      </w:r>
      <w:r>
        <w:rPr>
          <w:sz w:val="20"/>
        </w:rPr>
        <w:t>develop</w:t>
      </w:r>
      <w:r>
        <w:rPr>
          <w:spacing w:val="-5"/>
          <w:sz w:val="20"/>
        </w:rPr>
        <w:t xml:space="preserve"> </w:t>
      </w:r>
      <w:r>
        <w:rPr>
          <w:sz w:val="20"/>
        </w:rPr>
        <w:t>as</w:t>
      </w:r>
      <w:r>
        <w:rPr>
          <w:spacing w:val="-6"/>
          <w:sz w:val="20"/>
        </w:rPr>
        <w:t xml:space="preserve"> </w:t>
      </w:r>
      <w:r>
        <w:rPr>
          <w:sz w:val="20"/>
        </w:rPr>
        <w:t>part</w:t>
      </w:r>
      <w:r>
        <w:rPr>
          <w:spacing w:val="-6"/>
          <w:sz w:val="20"/>
        </w:rPr>
        <w:t xml:space="preserve"> </w:t>
      </w:r>
      <w:r>
        <w:rPr>
          <w:sz w:val="20"/>
        </w:rPr>
        <w:t>of</w:t>
      </w:r>
      <w:r>
        <w:rPr>
          <w:spacing w:val="-5"/>
          <w:sz w:val="20"/>
        </w:rPr>
        <w:t xml:space="preserve"> </w:t>
      </w:r>
      <w:r>
        <w:rPr>
          <w:sz w:val="20"/>
        </w:rPr>
        <w:t>this</w:t>
      </w:r>
      <w:r>
        <w:rPr>
          <w:spacing w:val="-6"/>
          <w:sz w:val="20"/>
        </w:rPr>
        <w:t xml:space="preserve"> </w:t>
      </w:r>
      <w:r>
        <w:rPr>
          <w:sz w:val="20"/>
        </w:rPr>
        <w:t>project</w:t>
      </w:r>
      <w:r>
        <w:rPr>
          <w:spacing w:val="-5"/>
          <w:sz w:val="20"/>
        </w:rPr>
        <w:t xml:space="preserve"> </w:t>
      </w:r>
      <w:r>
        <w:rPr>
          <w:sz w:val="20"/>
        </w:rPr>
        <w:t>will</w:t>
      </w:r>
      <w:r>
        <w:rPr>
          <w:spacing w:val="-6"/>
          <w:sz w:val="20"/>
        </w:rPr>
        <w:t xml:space="preserve"> </w:t>
      </w:r>
      <w:r>
        <w:rPr>
          <w:sz w:val="20"/>
        </w:rPr>
        <w:t>enable</w:t>
      </w:r>
      <w:r>
        <w:rPr>
          <w:spacing w:val="-5"/>
          <w:sz w:val="20"/>
        </w:rPr>
        <w:t xml:space="preserve"> </w:t>
      </w:r>
      <w:r>
        <w:rPr>
          <w:sz w:val="20"/>
        </w:rPr>
        <w:t>direct,</w:t>
      </w:r>
      <w:r>
        <w:rPr>
          <w:spacing w:val="-5"/>
          <w:sz w:val="20"/>
        </w:rPr>
        <w:t xml:space="preserve"> </w:t>
      </w:r>
      <w:r>
        <w:rPr>
          <w:sz w:val="20"/>
        </w:rPr>
        <w:t>high-dynamic</w:t>
      </w:r>
      <w:r>
        <w:rPr>
          <w:spacing w:val="-6"/>
          <w:sz w:val="20"/>
        </w:rPr>
        <w:t xml:space="preserve"> </w:t>
      </w:r>
      <w:r>
        <w:rPr>
          <w:sz w:val="20"/>
        </w:rPr>
        <w:t>range</w:t>
      </w:r>
      <w:r>
        <w:rPr>
          <w:spacing w:val="-5"/>
          <w:sz w:val="20"/>
        </w:rPr>
        <w:t xml:space="preserve"> </w:t>
      </w:r>
      <w:r>
        <w:rPr>
          <w:sz w:val="20"/>
        </w:rPr>
        <w:t xml:space="preserve">sampling up to </w:t>
      </w:r>
      <w:r>
        <w:rPr>
          <w:rFonts w:ascii="Georgia"/>
          <w:sz w:val="20"/>
        </w:rPr>
        <w:t xml:space="preserve">5 </w:t>
      </w:r>
      <w:r>
        <w:rPr>
          <w:sz w:val="20"/>
        </w:rPr>
        <w:t xml:space="preserve">GHz. </w:t>
      </w:r>
      <w:r>
        <w:rPr>
          <w:i/>
          <w:sz w:val="20"/>
        </w:rPr>
        <w:t>This will allow us to completely bypass the usual analog IF system for many existing and future receivers.</w:t>
      </w:r>
    </w:p>
    <w:p w14:paraId="69EFE5B4" w14:textId="6DE8B36F" w:rsidR="00656154" w:rsidRDefault="00CE621D">
      <w:pPr>
        <w:pStyle w:val="ListParagraph"/>
        <w:numPr>
          <w:ilvl w:val="2"/>
          <w:numId w:val="7"/>
        </w:numPr>
        <w:tabs>
          <w:tab w:val="left" w:pos="693"/>
        </w:tabs>
        <w:spacing w:before="78"/>
        <w:ind w:right="106" w:firstLine="0"/>
        <w:jc w:val="both"/>
        <w:rPr>
          <w:i/>
          <w:sz w:val="20"/>
        </w:rPr>
      </w:pPr>
      <w:r>
        <w:rPr>
          <w:b/>
          <w:sz w:val="20"/>
        </w:rPr>
        <w:t xml:space="preserve">RFI Excision: </w:t>
      </w:r>
      <w:r>
        <w:rPr>
          <w:sz w:val="20"/>
        </w:rPr>
        <w:t>GBO has been actively testing several techniques for automated RFI detection and excision.</w:t>
      </w:r>
      <w:r>
        <w:rPr>
          <w:spacing w:val="8"/>
          <w:sz w:val="20"/>
        </w:rPr>
        <w:t xml:space="preserve"> </w:t>
      </w:r>
      <w:r>
        <w:rPr>
          <w:sz w:val="20"/>
        </w:rPr>
        <w:t>These</w:t>
      </w:r>
      <w:r>
        <w:rPr>
          <w:spacing w:val="-5"/>
          <w:sz w:val="20"/>
        </w:rPr>
        <w:t xml:space="preserve"> </w:t>
      </w:r>
      <w:r>
        <w:rPr>
          <w:sz w:val="20"/>
        </w:rPr>
        <w:t>include</w:t>
      </w:r>
      <w:r>
        <w:rPr>
          <w:spacing w:val="-5"/>
          <w:sz w:val="20"/>
        </w:rPr>
        <w:t xml:space="preserve"> </w:t>
      </w:r>
      <w:r>
        <w:rPr>
          <w:sz w:val="20"/>
        </w:rPr>
        <w:t>the</w:t>
      </w:r>
      <w:r>
        <w:rPr>
          <w:spacing w:val="-5"/>
          <w:sz w:val="20"/>
        </w:rPr>
        <w:t xml:space="preserve"> </w:t>
      </w:r>
      <w:r>
        <w:rPr>
          <w:sz w:val="20"/>
        </w:rPr>
        <w:t>use</w:t>
      </w:r>
      <w:r>
        <w:rPr>
          <w:spacing w:val="-5"/>
          <w:sz w:val="20"/>
        </w:rPr>
        <w:t xml:space="preserve"> </w:t>
      </w:r>
      <w:r>
        <w:rPr>
          <w:sz w:val="20"/>
        </w:rPr>
        <w:t>of</w:t>
      </w:r>
      <w:r>
        <w:rPr>
          <w:spacing w:val="-5"/>
          <w:sz w:val="20"/>
        </w:rPr>
        <w:t xml:space="preserve"> </w:t>
      </w:r>
      <w:r>
        <w:rPr>
          <w:sz w:val="20"/>
        </w:rPr>
        <w:t>median</w:t>
      </w:r>
      <w:r>
        <w:rPr>
          <w:spacing w:val="-5"/>
          <w:sz w:val="20"/>
        </w:rPr>
        <w:t xml:space="preserve"> </w:t>
      </w:r>
      <w:r>
        <w:rPr>
          <w:sz w:val="20"/>
        </w:rPr>
        <w:t>absolute</w:t>
      </w:r>
      <w:r>
        <w:rPr>
          <w:spacing w:val="-5"/>
          <w:sz w:val="20"/>
        </w:rPr>
        <w:t xml:space="preserve"> </w:t>
      </w:r>
      <w:r>
        <w:rPr>
          <w:sz w:val="20"/>
        </w:rPr>
        <w:t>deviation</w:t>
      </w:r>
      <w:r>
        <w:rPr>
          <w:spacing w:val="-5"/>
          <w:sz w:val="20"/>
        </w:rPr>
        <w:t xml:space="preserve"> </w:t>
      </w:r>
      <w:r>
        <w:rPr>
          <w:sz w:val="20"/>
        </w:rPr>
        <w:t>of</w:t>
      </w:r>
      <w:r>
        <w:rPr>
          <w:spacing w:val="-5"/>
          <w:sz w:val="20"/>
        </w:rPr>
        <w:t xml:space="preserve"> </w:t>
      </w:r>
      <w:r>
        <w:rPr>
          <w:sz w:val="20"/>
        </w:rPr>
        <w:t>complex</w:t>
      </w:r>
      <w:r>
        <w:rPr>
          <w:spacing w:val="-5"/>
          <w:sz w:val="20"/>
        </w:rPr>
        <w:t xml:space="preserve"> </w:t>
      </w:r>
      <w:r>
        <w:rPr>
          <w:sz w:val="20"/>
        </w:rPr>
        <w:t>voltage</w:t>
      </w:r>
      <w:r>
        <w:rPr>
          <w:spacing w:val="-5"/>
          <w:sz w:val="20"/>
        </w:rPr>
        <w:t xml:space="preserve"> </w:t>
      </w:r>
      <w:r>
        <w:rPr>
          <w:sz w:val="20"/>
        </w:rPr>
        <w:t>samples,</w:t>
      </w:r>
      <w:r>
        <w:rPr>
          <w:spacing w:val="-5"/>
          <w:sz w:val="20"/>
        </w:rPr>
        <w:t xml:space="preserve"> </w:t>
      </w:r>
      <w:r>
        <w:rPr>
          <w:sz w:val="20"/>
        </w:rPr>
        <w:t>spectral</w:t>
      </w:r>
      <w:r>
        <w:rPr>
          <w:spacing w:val="-5"/>
          <w:sz w:val="20"/>
        </w:rPr>
        <w:t xml:space="preserve"> </w:t>
      </w:r>
      <w:r>
        <w:rPr>
          <w:sz w:val="20"/>
        </w:rPr>
        <w:t xml:space="preserve">kurtosis, robust recursive power estimation, and </w:t>
      </w:r>
      <w:r w:rsidRPr="0030430A">
        <w:rPr>
          <w:sz w:val="20"/>
          <w:highlight w:val="yellow"/>
          <w:rPrChange w:id="24" w:author="Laura Jensen" w:date="2018-11-13T10:23:00Z">
            <w:rPr>
              <w:sz w:val="20"/>
            </w:rPr>
          </w:rPrChange>
        </w:rPr>
        <w:t>a</w:t>
      </w:r>
      <w:ins w:id="25" w:author="Laura Jensen" w:date="2018-11-13T10:23:00Z">
        <w:r w:rsidR="0030430A" w:rsidRPr="0030430A">
          <w:rPr>
            <w:sz w:val="20"/>
            <w:highlight w:val="yellow"/>
            <w:rPrChange w:id="26" w:author="Laura Jensen" w:date="2018-11-13T10:23:00Z">
              <w:rPr>
                <w:sz w:val="20"/>
              </w:rPr>
            </w:rPrChange>
          </w:rPr>
          <w:t xml:space="preserve">n </w:t>
        </w:r>
      </w:ins>
      <w:del w:id="27" w:author="Laura Jensen" w:date="2018-11-13T10:23:00Z">
        <w:r w:rsidRPr="0030430A" w:rsidDel="0030430A">
          <w:rPr>
            <w:sz w:val="20"/>
            <w:highlight w:val="yellow"/>
            <w:rPrChange w:id="28" w:author="Laura Jensen" w:date="2018-11-13T10:23:00Z">
              <w:rPr>
                <w:sz w:val="20"/>
              </w:rPr>
            </w:rPrChange>
          </w:rPr>
          <w:delText xml:space="preserve"> new </w:delText>
        </w:r>
        <w:commentRangeStart w:id="29"/>
        <w:r w:rsidRPr="0030430A" w:rsidDel="0030430A">
          <w:rPr>
            <w:sz w:val="20"/>
            <w:highlight w:val="yellow"/>
            <w:rPrChange w:id="30" w:author="Laura Jensen" w:date="2018-11-13T10:23:00Z">
              <w:rPr>
                <w:sz w:val="20"/>
              </w:rPr>
            </w:rPrChange>
          </w:rPr>
          <w:delText>project</w:delText>
        </w:r>
      </w:del>
      <w:ins w:id="31" w:author="Laura Jensen" w:date="2018-11-13T10:23:00Z">
        <w:r w:rsidR="0030430A" w:rsidRPr="0030430A">
          <w:rPr>
            <w:sz w:val="20"/>
            <w:highlight w:val="yellow"/>
            <w:rPrChange w:id="32" w:author="Laura Jensen" w:date="2018-11-13T10:23:00Z">
              <w:rPr>
                <w:sz w:val="20"/>
              </w:rPr>
            </w:rPrChange>
          </w:rPr>
          <w:t>exploration</w:t>
        </w:r>
        <w:commentRangeEnd w:id="29"/>
        <w:r w:rsidR="0030430A">
          <w:rPr>
            <w:rStyle w:val="CommentReference"/>
          </w:rPr>
          <w:commentReference w:id="29"/>
        </w:r>
      </w:ins>
      <w:r>
        <w:rPr>
          <w:sz w:val="20"/>
        </w:rPr>
        <w:t xml:space="preserve"> using machine learning (ML) algorithms that is in  its early stages. However, the limitations of our existing ROACH2-based hardware prevents us from fully implementing, testing, and deploying these RFI excision techniques. Specifically, ROACH2 hardware has  a comparatively low number of on-board resources such as block random access memory (BRAM), DSP cores, and logic cells, as well as low bandwidth I/O transceivers. </w:t>
      </w:r>
      <w:r>
        <w:rPr>
          <w:spacing w:val="-10"/>
          <w:sz w:val="20"/>
        </w:rPr>
        <w:t xml:space="preserve">We </w:t>
      </w:r>
      <w:r>
        <w:rPr>
          <w:sz w:val="20"/>
        </w:rPr>
        <w:t xml:space="preserve">have also struggled to meet timing closure using the Virtex-6 technology for complex firmware designs. As detailed above, the UltraScale+ FPGAs and associated tool flows fundamentally change the paradigm for realizing sophisticated RFI exci- sion techniques. </w:t>
      </w:r>
      <w:r>
        <w:rPr>
          <w:i/>
          <w:sz w:val="20"/>
        </w:rPr>
        <w:t>We will take advantage of these new technologies to integrate real-time RFI excision into standard data-processing</w:t>
      </w:r>
      <w:r>
        <w:rPr>
          <w:i/>
          <w:spacing w:val="-13"/>
          <w:sz w:val="20"/>
        </w:rPr>
        <w:t xml:space="preserve"> </w:t>
      </w:r>
      <w:r>
        <w:rPr>
          <w:i/>
          <w:sz w:val="20"/>
        </w:rPr>
        <w:t>pipelines.</w:t>
      </w:r>
    </w:p>
    <w:p w14:paraId="334C1C0F" w14:textId="77777777" w:rsidR="00656154" w:rsidRDefault="00CE621D">
      <w:pPr>
        <w:pStyle w:val="Heading3"/>
        <w:numPr>
          <w:ilvl w:val="1"/>
          <w:numId w:val="7"/>
        </w:numPr>
        <w:tabs>
          <w:tab w:val="left" w:pos="532"/>
        </w:tabs>
        <w:spacing w:before="48"/>
        <w:ind w:hanging="411"/>
        <w:jc w:val="both"/>
      </w:pPr>
      <w:r>
        <w:t>Developing a Back-end System for New UWB</w:t>
      </w:r>
      <w:r>
        <w:rPr>
          <w:spacing w:val="-28"/>
        </w:rPr>
        <w:t xml:space="preserve"> </w:t>
      </w:r>
      <w:r>
        <w:t>Receivers</w:t>
      </w:r>
    </w:p>
    <w:p w14:paraId="09DD33FC" w14:textId="77777777" w:rsidR="00656154" w:rsidRDefault="00CE621D">
      <w:pPr>
        <w:pStyle w:val="BodyText"/>
        <w:spacing w:before="154"/>
        <w:ind w:left="120" w:right="106"/>
      </w:pPr>
      <w:r>
        <w:t>Several</w:t>
      </w:r>
      <w:r>
        <w:rPr>
          <w:spacing w:val="-10"/>
        </w:rPr>
        <w:t xml:space="preserve"> </w:t>
      </w:r>
      <w:r>
        <w:t>observatories</w:t>
      </w:r>
      <w:r>
        <w:rPr>
          <w:spacing w:val="-10"/>
        </w:rPr>
        <w:t xml:space="preserve"> </w:t>
      </w:r>
      <w:r>
        <w:t>and</w:t>
      </w:r>
      <w:r>
        <w:rPr>
          <w:spacing w:val="-10"/>
        </w:rPr>
        <w:t xml:space="preserve"> </w:t>
      </w:r>
      <w:r>
        <w:t>research</w:t>
      </w:r>
      <w:r>
        <w:rPr>
          <w:spacing w:val="-11"/>
        </w:rPr>
        <w:t xml:space="preserve"> </w:t>
      </w:r>
      <w:r>
        <w:t>labs</w:t>
      </w:r>
      <w:r>
        <w:rPr>
          <w:spacing w:val="-10"/>
        </w:rPr>
        <w:t xml:space="preserve"> </w:t>
      </w:r>
      <w:r>
        <w:t>are</w:t>
      </w:r>
      <w:r>
        <w:rPr>
          <w:spacing w:val="-10"/>
        </w:rPr>
        <w:t xml:space="preserve"> </w:t>
      </w:r>
      <w:r>
        <w:t>building</w:t>
      </w:r>
      <w:r>
        <w:rPr>
          <w:spacing w:val="-10"/>
        </w:rPr>
        <w:t xml:space="preserve"> </w:t>
      </w:r>
      <w:r>
        <w:t>UWB</w:t>
      </w:r>
      <w:r>
        <w:rPr>
          <w:spacing w:val="-10"/>
        </w:rPr>
        <w:t xml:space="preserve"> </w:t>
      </w:r>
      <w:r>
        <w:t>(4:1</w:t>
      </w:r>
      <w:r>
        <w:rPr>
          <w:spacing w:val="-10"/>
        </w:rPr>
        <w:t xml:space="preserve"> </w:t>
      </w:r>
      <w:r>
        <w:t>and</w:t>
      </w:r>
      <w:r>
        <w:rPr>
          <w:spacing w:val="-10"/>
        </w:rPr>
        <w:t xml:space="preserve"> </w:t>
      </w:r>
      <w:r>
        <w:t>6:1</w:t>
      </w:r>
      <w:r>
        <w:rPr>
          <w:spacing w:val="-11"/>
        </w:rPr>
        <w:t xml:space="preserve"> </w:t>
      </w:r>
      <w:r>
        <w:t>bandwidth</w:t>
      </w:r>
      <w:r>
        <w:rPr>
          <w:spacing w:val="-10"/>
        </w:rPr>
        <w:t xml:space="preserve"> </w:t>
      </w:r>
      <w:r>
        <w:t>ratio)</w:t>
      </w:r>
      <w:r>
        <w:rPr>
          <w:spacing w:val="-10"/>
        </w:rPr>
        <w:t xml:space="preserve"> </w:t>
      </w:r>
      <w:r>
        <w:t>radio</w:t>
      </w:r>
      <w:r>
        <w:rPr>
          <w:spacing w:val="-10"/>
        </w:rPr>
        <w:t xml:space="preserve"> </w:t>
      </w:r>
      <w:r>
        <w:t>receivers</w:t>
      </w:r>
      <w:r>
        <w:rPr>
          <w:spacing w:val="-10"/>
        </w:rPr>
        <w:t xml:space="preserve"> </w:t>
      </w:r>
      <w:r>
        <w:t>with system</w:t>
      </w:r>
      <w:r>
        <w:rPr>
          <w:spacing w:val="-6"/>
        </w:rPr>
        <w:t xml:space="preserve"> </w:t>
      </w:r>
      <w:r>
        <w:t>noise</w:t>
      </w:r>
      <w:r>
        <w:rPr>
          <w:spacing w:val="-6"/>
        </w:rPr>
        <w:t xml:space="preserve"> </w:t>
      </w:r>
      <w:r>
        <w:t>and</w:t>
      </w:r>
      <w:r>
        <w:rPr>
          <w:spacing w:val="-6"/>
        </w:rPr>
        <w:t xml:space="preserve"> </w:t>
      </w:r>
      <w:r>
        <w:t>efficiency</w:t>
      </w:r>
      <w:r>
        <w:rPr>
          <w:spacing w:val="-6"/>
        </w:rPr>
        <w:t xml:space="preserve"> </w:t>
      </w:r>
      <w:r>
        <w:t>that</w:t>
      </w:r>
      <w:r>
        <w:rPr>
          <w:spacing w:val="-6"/>
        </w:rPr>
        <w:t xml:space="preserve"> </w:t>
      </w:r>
      <w:r>
        <w:t>is</w:t>
      </w:r>
      <w:r>
        <w:rPr>
          <w:spacing w:val="-6"/>
        </w:rPr>
        <w:t xml:space="preserve"> </w:t>
      </w:r>
      <w:r>
        <w:t>competitive</w:t>
      </w:r>
      <w:r>
        <w:rPr>
          <w:spacing w:val="-6"/>
        </w:rPr>
        <w:t xml:space="preserve"> </w:t>
      </w:r>
      <w:r>
        <w:t>with</w:t>
      </w:r>
      <w:r>
        <w:rPr>
          <w:spacing w:val="-6"/>
        </w:rPr>
        <w:t xml:space="preserve"> </w:t>
      </w:r>
      <w:r>
        <w:t>traditional</w:t>
      </w:r>
      <w:r>
        <w:rPr>
          <w:spacing w:val="-6"/>
        </w:rPr>
        <w:t xml:space="preserve"> </w:t>
      </w:r>
      <w:r>
        <w:t>octave</w:t>
      </w:r>
      <w:r>
        <w:rPr>
          <w:spacing w:val="-6"/>
        </w:rPr>
        <w:t xml:space="preserve"> </w:t>
      </w:r>
      <w:r>
        <w:t>(2:1)</w:t>
      </w:r>
      <w:r>
        <w:rPr>
          <w:spacing w:val="-6"/>
        </w:rPr>
        <w:t xml:space="preserve"> </w:t>
      </w:r>
      <w:r>
        <w:t>receivers.</w:t>
      </w:r>
      <w:r>
        <w:rPr>
          <w:spacing w:val="5"/>
        </w:rPr>
        <w:t xml:space="preserve"> </w:t>
      </w:r>
      <w:r>
        <w:t>One</w:t>
      </w:r>
      <w:r>
        <w:rPr>
          <w:spacing w:val="-6"/>
        </w:rPr>
        <w:t xml:space="preserve"> </w:t>
      </w:r>
      <w:r>
        <w:t>example</w:t>
      </w:r>
      <w:r>
        <w:rPr>
          <w:spacing w:val="-6"/>
        </w:rPr>
        <w:t xml:space="preserve"> </w:t>
      </w:r>
      <w:r>
        <w:t>is</w:t>
      </w:r>
      <w:r>
        <w:rPr>
          <w:spacing w:val="-6"/>
        </w:rPr>
        <w:t xml:space="preserve"> </w:t>
      </w:r>
      <w:r>
        <w:t>a</w:t>
      </w:r>
      <w:r>
        <w:rPr>
          <w:spacing w:val="-6"/>
        </w:rPr>
        <w:t xml:space="preserve"> </w:t>
      </w:r>
      <w:r>
        <w:rPr>
          <w:rFonts w:ascii="Georgia" w:hAnsi="Georgia"/>
        </w:rPr>
        <w:t>0</w:t>
      </w:r>
      <w:r>
        <w:rPr>
          <w:rFonts w:ascii="Bookman Old Style" w:hAnsi="Bookman Old Style"/>
          <w:i/>
        </w:rPr>
        <w:t>.</w:t>
      </w:r>
      <w:r>
        <w:rPr>
          <w:rFonts w:ascii="Georgia" w:hAnsi="Georgia"/>
        </w:rPr>
        <w:t>7</w:t>
      </w:r>
      <w:r>
        <w:t xml:space="preserve">– </w:t>
      </w:r>
      <w:r>
        <w:rPr>
          <w:rFonts w:ascii="Georgia" w:hAnsi="Georgia"/>
        </w:rPr>
        <w:t xml:space="preserve">4 </w:t>
      </w:r>
      <w:r>
        <w:t>GHz UWB receiver that is under active, independent development at GBO. The GBO UWB receiver will be</w:t>
      </w:r>
      <w:r>
        <w:rPr>
          <w:spacing w:val="-5"/>
        </w:rPr>
        <w:t xml:space="preserve"> </w:t>
      </w:r>
      <w:r>
        <w:t>the</w:t>
      </w:r>
      <w:r>
        <w:rPr>
          <w:spacing w:val="-5"/>
        </w:rPr>
        <w:t xml:space="preserve"> </w:t>
      </w:r>
      <w:r>
        <w:t>perfect</w:t>
      </w:r>
      <w:r>
        <w:rPr>
          <w:spacing w:val="-5"/>
        </w:rPr>
        <w:t xml:space="preserve"> </w:t>
      </w:r>
      <w:r>
        <w:t>development</w:t>
      </w:r>
      <w:r>
        <w:rPr>
          <w:spacing w:val="-5"/>
        </w:rPr>
        <w:t xml:space="preserve"> </w:t>
      </w:r>
      <w:r>
        <w:t>platform</w:t>
      </w:r>
      <w:r>
        <w:rPr>
          <w:spacing w:val="-5"/>
        </w:rPr>
        <w:t xml:space="preserve"> </w:t>
      </w:r>
      <w:r>
        <w:t>and</w:t>
      </w:r>
      <w:r>
        <w:rPr>
          <w:spacing w:val="-5"/>
        </w:rPr>
        <w:t xml:space="preserve"> </w:t>
      </w:r>
      <w:r>
        <w:t>front-end</w:t>
      </w:r>
      <w:r>
        <w:rPr>
          <w:spacing w:val="-5"/>
        </w:rPr>
        <w:t xml:space="preserve"> </w:t>
      </w:r>
      <w:r>
        <w:t>complement</w:t>
      </w:r>
      <w:r>
        <w:rPr>
          <w:spacing w:val="-5"/>
        </w:rPr>
        <w:t xml:space="preserve"> </w:t>
      </w:r>
      <w:r>
        <w:t>for</w:t>
      </w:r>
      <w:r>
        <w:rPr>
          <w:spacing w:val="-5"/>
        </w:rPr>
        <w:t xml:space="preserve"> </w:t>
      </w:r>
      <w:r>
        <w:t>the</w:t>
      </w:r>
      <w:r>
        <w:rPr>
          <w:spacing w:val="-5"/>
        </w:rPr>
        <w:t xml:space="preserve"> </w:t>
      </w:r>
      <w:r>
        <w:t>digital</w:t>
      </w:r>
      <w:r>
        <w:rPr>
          <w:spacing w:val="-5"/>
        </w:rPr>
        <w:t xml:space="preserve"> </w:t>
      </w:r>
      <w:r>
        <w:t>technology</w:t>
      </w:r>
      <w:r>
        <w:rPr>
          <w:spacing w:val="-5"/>
        </w:rPr>
        <w:t xml:space="preserve"> </w:t>
      </w:r>
      <w:r>
        <w:t>and</w:t>
      </w:r>
      <w:r>
        <w:rPr>
          <w:spacing w:val="-5"/>
        </w:rPr>
        <w:t xml:space="preserve"> </w:t>
      </w:r>
      <w:r>
        <w:t>RFI</w:t>
      </w:r>
      <w:r>
        <w:rPr>
          <w:spacing w:val="-5"/>
        </w:rPr>
        <w:t xml:space="preserve"> </w:t>
      </w:r>
      <w:r>
        <w:t>excision techniques that we will produce as part of this work. This will maximize scientific return in the following key</w:t>
      </w:r>
      <w:r>
        <w:rPr>
          <w:spacing w:val="-9"/>
        </w:rPr>
        <w:t xml:space="preserve"> </w:t>
      </w:r>
      <w:r>
        <w:t>areas:</w:t>
      </w:r>
    </w:p>
    <w:p w14:paraId="061FF76F" w14:textId="77777777" w:rsidR="00656154" w:rsidRDefault="00CE621D">
      <w:pPr>
        <w:pStyle w:val="BodyText"/>
        <w:spacing w:before="78"/>
        <w:ind w:left="120" w:right="106"/>
      </w:pPr>
      <w:r>
        <w:rPr>
          <w:b/>
        </w:rPr>
        <w:t>The</w:t>
      </w:r>
      <w:r>
        <w:rPr>
          <w:b/>
          <w:spacing w:val="-13"/>
        </w:rPr>
        <w:t xml:space="preserve"> </w:t>
      </w:r>
      <w:r>
        <w:rPr>
          <w:b/>
        </w:rPr>
        <w:t>Low-Frequency</w:t>
      </w:r>
      <w:r>
        <w:rPr>
          <w:b/>
          <w:spacing w:val="-13"/>
        </w:rPr>
        <w:t xml:space="preserve"> </w:t>
      </w:r>
      <w:r>
        <w:rPr>
          <w:b/>
        </w:rPr>
        <w:t>Gravitational</w:t>
      </w:r>
      <w:r>
        <w:rPr>
          <w:b/>
          <w:spacing w:val="-14"/>
        </w:rPr>
        <w:t xml:space="preserve"> </w:t>
      </w:r>
      <w:r>
        <w:rPr>
          <w:b/>
          <w:spacing w:val="-4"/>
        </w:rPr>
        <w:t>Wave</w:t>
      </w:r>
      <w:r>
        <w:rPr>
          <w:b/>
          <w:spacing w:val="-13"/>
        </w:rPr>
        <w:t xml:space="preserve"> </w:t>
      </w:r>
      <w:r>
        <w:rPr>
          <w:b/>
        </w:rPr>
        <w:t>Universe:</w:t>
      </w:r>
      <w:r>
        <w:rPr>
          <w:b/>
          <w:spacing w:val="6"/>
        </w:rPr>
        <w:t xml:space="preserve"> </w:t>
      </w:r>
      <w:r>
        <w:t>The</w:t>
      </w:r>
      <w:r>
        <w:rPr>
          <w:spacing w:val="-14"/>
        </w:rPr>
        <w:t xml:space="preserve"> </w:t>
      </w:r>
      <w:r>
        <w:t>primary</w:t>
      </w:r>
      <w:r>
        <w:rPr>
          <w:spacing w:val="-13"/>
        </w:rPr>
        <w:t xml:space="preserve"> </w:t>
      </w:r>
      <w:r>
        <w:t>science</w:t>
      </w:r>
      <w:r>
        <w:rPr>
          <w:spacing w:val="-14"/>
        </w:rPr>
        <w:t xml:space="preserve"> </w:t>
      </w:r>
      <w:r>
        <w:t>driver</w:t>
      </w:r>
      <w:r>
        <w:rPr>
          <w:spacing w:val="-13"/>
        </w:rPr>
        <w:t xml:space="preserve"> </w:t>
      </w:r>
      <w:r>
        <w:t>of</w:t>
      </w:r>
      <w:r>
        <w:rPr>
          <w:spacing w:val="-14"/>
        </w:rPr>
        <w:t xml:space="preserve"> </w:t>
      </w:r>
      <w:r>
        <w:t>the</w:t>
      </w:r>
      <w:r>
        <w:rPr>
          <w:spacing w:val="-13"/>
        </w:rPr>
        <w:t xml:space="preserve"> </w:t>
      </w:r>
      <w:r>
        <w:t>GBO</w:t>
      </w:r>
      <w:r>
        <w:rPr>
          <w:spacing w:val="-14"/>
        </w:rPr>
        <w:t xml:space="preserve"> </w:t>
      </w:r>
      <w:r>
        <w:t>UWB</w:t>
      </w:r>
      <w:r>
        <w:rPr>
          <w:spacing w:val="-13"/>
        </w:rPr>
        <w:t xml:space="preserve"> </w:t>
      </w:r>
      <w:r>
        <w:t>receiver</w:t>
      </w:r>
      <w:r>
        <w:rPr>
          <w:spacing w:val="-14"/>
        </w:rPr>
        <w:t xml:space="preserve"> </w:t>
      </w:r>
      <w:r>
        <w:t>is the</w:t>
      </w:r>
      <w:r>
        <w:rPr>
          <w:spacing w:val="-7"/>
        </w:rPr>
        <w:t xml:space="preserve"> </w:t>
      </w:r>
      <w:r>
        <w:t>direct</w:t>
      </w:r>
      <w:r>
        <w:rPr>
          <w:spacing w:val="-7"/>
        </w:rPr>
        <w:t xml:space="preserve"> </w:t>
      </w:r>
      <w:r>
        <w:t>detection</w:t>
      </w:r>
      <w:r>
        <w:rPr>
          <w:spacing w:val="-7"/>
        </w:rPr>
        <w:t xml:space="preserve"> </w:t>
      </w:r>
      <w:r>
        <w:t>of</w:t>
      </w:r>
      <w:r>
        <w:rPr>
          <w:spacing w:val="-7"/>
        </w:rPr>
        <w:t xml:space="preserve"> </w:t>
      </w:r>
      <w:r>
        <w:t>nanohertz-frequency</w:t>
      </w:r>
      <w:r>
        <w:rPr>
          <w:spacing w:val="-7"/>
        </w:rPr>
        <w:t xml:space="preserve"> </w:t>
      </w:r>
      <w:r>
        <w:t>gravitational</w:t>
      </w:r>
      <w:r>
        <w:rPr>
          <w:spacing w:val="-7"/>
        </w:rPr>
        <w:t xml:space="preserve"> </w:t>
      </w:r>
      <w:r>
        <w:t>waves</w:t>
      </w:r>
      <w:r>
        <w:rPr>
          <w:spacing w:val="-7"/>
        </w:rPr>
        <w:t xml:space="preserve"> </w:t>
      </w:r>
      <w:r>
        <w:t>(GWs)</w:t>
      </w:r>
      <w:r>
        <w:rPr>
          <w:spacing w:val="-7"/>
        </w:rPr>
        <w:t xml:space="preserve"> </w:t>
      </w:r>
      <w:r>
        <w:t>via</w:t>
      </w:r>
      <w:r>
        <w:rPr>
          <w:spacing w:val="-7"/>
        </w:rPr>
        <w:t xml:space="preserve"> </w:t>
      </w:r>
      <w:r>
        <w:t>pulsar</w:t>
      </w:r>
      <w:r>
        <w:rPr>
          <w:spacing w:val="-7"/>
        </w:rPr>
        <w:t xml:space="preserve"> </w:t>
      </w:r>
      <w:r>
        <w:t>timing,</w:t>
      </w:r>
      <w:r>
        <w:rPr>
          <w:spacing w:val="-6"/>
        </w:rPr>
        <w:t xml:space="preserve"> </w:t>
      </w:r>
      <w:r>
        <w:t>which</w:t>
      </w:r>
      <w:r>
        <w:rPr>
          <w:spacing w:val="-7"/>
        </w:rPr>
        <w:t xml:space="preserve"> </w:t>
      </w:r>
      <w:r>
        <w:t>is</w:t>
      </w:r>
      <w:r>
        <w:rPr>
          <w:spacing w:val="-7"/>
        </w:rPr>
        <w:t xml:space="preserve"> </w:t>
      </w:r>
      <w:r>
        <w:t>the</w:t>
      </w:r>
      <w:r>
        <w:rPr>
          <w:spacing w:val="-7"/>
        </w:rPr>
        <w:t xml:space="preserve"> </w:t>
      </w:r>
      <w:r>
        <w:t xml:space="preserve">focus of the NSF-supported North American Nanohertz Observatory for Gravitational </w:t>
      </w:r>
      <w:r>
        <w:rPr>
          <w:spacing w:val="-4"/>
        </w:rPr>
        <w:t xml:space="preserve">Waves </w:t>
      </w:r>
      <w:r>
        <w:t>Physics Frontier Center (NANOGrav PFC; [28]). Pulsar timing is highly complementary to other GW observatories (see Figure</w:t>
      </w:r>
      <w:r>
        <w:rPr>
          <w:spacing w:val="-10"/>
        </w:rPr>
        <w:t xml:space="preserve"> </w:t>
      </w:r>
      <w:r>
        <w:t>2).</w:t>
      </w:r>
      <w:r>
        <w:rPr>
          <w:spacing w:val="5"/>
        </w:rPr>
        <w:t xml:space="preserve"> </w:t>
      </w:r>
      <w:r>
        <w:t>The</w:t>
      </w:r>
      <w:r>
        <w:rPr>
          <w:spacing w:val="-10"/>
        </w:rPr>
        <w:t xml:space="preserve"> </w:t>
      </w:r>
      <w:r>
        <w:t>NANOGrav</w:t>
      </w:r>
      <w:r>
        <w:rPr>
          <w:spacing w:val="-10"/>
        </w:rPr>
        <w:t xml:space="preserve"> </w:t>
      </w:r>
      <w:r>
        <w:t>PFC</w:t>
      </w:r>
      <w:r>
        <w:rPr>
          <w:spacing w:val="-10"/>
        </w:rPr>
        <w:t xml:space="preserve"> </w:t>
      </w:r>
      <w:r>
        <w:t>is</w:t>
      </w:r>
      <w:r>
        <w:rPr>
          <w:spacing w:val="-10"/>
        </w:rPr>
        <w:t xml:space="preserve"> </w:t>
      </w:r>
      <w:r>
        <w:t>on-track</w:t>
      </w:r>
      <w:r>
        <w:rPr>
          <w:spacing w:val="-10"/>
        </w:rPr>
        <w:t xml:space="preserve"> </w:t>
      </w:r>
      <w:r>
        <w:t>to</w:t>
      </w:r>
      <w:r>
        <w:rPr>
          <w:spacing w:val="-10"/>
        </w:rPr>
        <w:t xml:space="preserve"> </w:t>
      </w:r>
      <w:r>
        <w:t>detect</w:t>
      </w:r>
      <w:r>
        <w:rPr>
          <w:spacing w:val="-10"/>
        </w:rPr>
        <w:t xml:space="preserve"> </w:t>
      </w:r>
      <w:r>
        <w:t>a</w:t>
      </w:r>
      <w:r>
        <w:rPr>
          <w:spacing w:val="-10"/>
        </w:rPr>
        <w:t xml:space="preserve"> </w:t>
      </w:r>
      <w:r>
        <w:t>stochastic</w:t>
      </w:r>
      <w:r>
        <w:rPr>
          <w:spacing w:val="-10"/>
        </w:rPr>
        <w:t xml:space="preserve"> </w:t>
      </w:r>
      <w:r>
        <w:t>GW</w:t>
      </w:r>
      <w:r>
        <w:rPr>
          <w:spacing w:val="-10"/>
        </w:rPr>
        <w:t xml:space="preserve"> </w:t>
      </w:r>
      <w:r>
        <w:t>background</w:t>
      </w:r>
      <w:r>
        <w:rPr>
          <w:spacing w:val="-10"/>
        </w:rPr>
        <w:t xml:space="preserve"> </w:t>
      </w:r>
      <w:r>
        <w:t>from</w:t>
      </w:r>
      <w:r>
        <w:rPr>
          <w:spacing w:val="-10"/>
        </w:rPr>
        <w:t xml:space="preserve"> </w:t>
      </w:r>
      <w:r>
        <w:t>supermassive</w:t>
      </w:r>
      <w:r>
        <w:rPr>
          <w:spacing w:val="-10"/>
        </w:rPr>
        <w:t xml:space="preserve"> </w:t>
      </w:r>
      <w:r>
        <w:t>binary black holes (SMBBH) within the next 3–5 years [38], and is already placing important constraints on the amplitude of this background that informs models of SMBBH evolution and coupling to the surrounding galactic</w:t>
      </w:r>
      <w:r>
        <w:rPr>
          <w:spacing w:val="-11"/>
        </w:rPr>
        <w:t xml:space="preserve"> </w:t>
      </w:r>
      <w:r>
        <w:t>environments</w:t>
      </w:r>
      <w:r>
        <w:rPr>
          <w:spacing w:val="-11"/>
        </w:rPr>
        <w:t xml:space="preserve"> </w:t>
      </w:r>
      <w:r>
        <w:t>[2,</w:t>
      </w:r>
      <w:r>
        <w:rPr>
          <w:spacing w:val="-9"/>
        </w:rPr>
        <w:t xml:space="preserve"> </w:t>
      </w:r>
      <w:r>
        <w:t>1].</w:t>
      </w:r>
      <w:r>
        <w:rPr>
          <w:spacing w:val="5"/>
        </w:rPr>
        <w:t xml:space="preserve"> </w:t>
      </w:r>
      <w:r>
        <w:t>The</w:t>
      </w:r>
      <w:r>
        <w:rPr>
          <w:spacing w:val="-11"/>
        </w:rPr>
        <w:t xml:space="preserve"> </w:t>
      </w:r>
      <w:r>
        <w:t>detection</w:t>
      </w:r>
      <w:r>
        <w:rPr>
          <w:spacing w:val="-11"/>
        </w:rPr>
        <w:t xml:space="preserve"> </w:t>
      </w:r>
      <w:r>
        <w:t>of</w:t>
      </w:r>
      <w:r>
        <w:rPr>
          <w:spacing w:val="-11"/>
        </w:rPr>
        <w:t xml:space="preserve"> </w:t>
      </w:r>
      <w:r>
        <w:t>individual</w:t>
      </w:r>
      <w:r>
        <w:rPr>
          <w:spacing w:val="-11"/>
        </w:rPr>
        <w:t xml:space="preserve"> </w:t>
      </w:r>
      <w:r>
        <w:t>binaries</w:t>
      </w:r>
      <w:r>
        <w:rPr>
          <w:spacing w:val="-11"/>
        </w:rPr>
        <w:t xml:space="preserve"> </w:t>
      </w:r>
      <w:r>
        <w:t>is</w:t>
      </w:r>
      <w:r>
        <w:rPr>
          <w:spacing w:val="-11"/>
        </w:rPr>
        <w:t xml:space="preserve"> </w:t>
      </w:r>
      <w:r>
        <w:t>expected</w:t>
      </w:r>
      <w:r>
        <w:rPr>
          <w:spacing w:val="-11"/>
        </w:rPr>
        <w:t xml:space="preserve"> </w:t>
      </w:r>
      <w:r>
        <w:t>to</w:t>
      </w:r>
      <w:r>
        <w:rPr>
          <w:spacing w:val="-11"/>
        </w:rPr>
        <w:t xml:space="preserve"> </w:t>
      </w:r>
      <w:r>
        <w:t>follow</w:t>
      </w:r>
      <w:r>
        <w:rPr>
          <w:spacing w:val="-11"/>
        </w:rPr>
        <w:t xml:space="preserve"> </w:t>
      </w:r>
      <w:r>
        <w:t>in</w:t>
      </w:r>
      <w:r>
        <w:rPr>
          <w:spacing w:val="-11"/>
        </w:rPr>
        <w:t xml:space="preserve"> </w:t>
      </w:r>
      <w:r>
        <w:t>the</w:t>
      </w:r>
      <w:r>
        <w:rPr>
          <w:spacing w:val="-11"/>
        </w:rPr>
        <w:t xml:space="preserve"> </w:t>
      </w:r>
      <w:r>
        <w:t>coming</w:t>
      </w:r>
      <w:r>
        <w:rPr>
          <w:spacing w:val="-11"/>
        </w:rPr>
        <w:t xml:space="preserve"> </w:t>
      </w:r>
      <w:r>
        <w:t>decade, which will enable multi-messenger studies of SMBBH systems. The NANOGrav PFC also places the most stringent existing limits on the energy density of cosmic strings</w:t>
      </w:r>
      <w:r>
        <w:rPr>
          <w:spacing w:val="-35"/>
        </w:rPr>
        <w:t xml:space="preserve"> </w:t>
      </w:r>
      <w:r>
        <w:t>[1].</w:t>
      </w:r>
    </w:p>
    <w:p w14:paraId="1364093C" w14:textId="77777777" w:rsidR="00656154" w:rsidRDefault="00CE621D">
      <w:pPr>
        <w:pStyle w:val="BodyText"/>
        <w:spacing w:before="90" w:line="225" w:lineRule="auto"/>
        <w:ind w:left="120" w:right="106"/>
      </w:pPr>
      <w:r>
        <w:t>The NANOGrav PFC uses the GBT and the William E. Gordon telescope at the Arecibo Observatory to observe</w:t>
      </w:r>
      <w:r>
        <w:rPr>
          <w:spacing w:val="-9"/>
        </w:rPr>
        <w:t xml:space="preserve"> </w:t>
      </w:r>
      <w:r>
        <w:t>a</w:t>
      </w:r>
      <w:r>
        <w:rPr>
          <w:spacing w:val="-9"/>
        </w:rPr>
        <w:t xml:space="preserve"> </w:t>
      </w:r>
      <w:r>
        <w:t>pulsar</w:t>
      </w:r>
      <w:r>
        <w:rPr>
          <w:spacing w:val="-9"/>
        </w:rPr>
        <w:t xml:space="preserve"> </w:t>
      </w:r>
      <w:r>
        <w:t>timing</w:t>
      </w:r>
      <w:r>
        <w:rPr>
          <w:spacing w:val="-9"/>
        </w:rPr>
        <w:t xml:space="preserve"> </w:t>
      </w:r>
      <w:r>
        <w:t>array</w:t>
      </w:r>
      <w:r>
        <w:rPr>
          <w:spacing w:val="-9"/>
        </w:rPr>
        <w:t xml:space="preserve"> </w:t>
      </w:r>
      <w:r>
        <w:rPr>
          <w:spacing w:val="-3"/>
        </w:rPr>
        <w:t>(PTA)</w:t>
      </w:r>
      <w:r>
        <w:rPr>
          <w:spacing w:val="-9"/>
        </w:rPr>
        <w:t xml:space="preserve"> </w:t>
      </w:r>
      <w:r>
        <w:t>of</w:t>
      </w:r>
      <w:r>
        <w:rPr>
          <w:spacing w:val="-8"/>
        </w:rPr>
        <w:t xml:space="preserve"> </w:t>
      </w:r>
      <w:r>
        <w:t>millisecond</w:t>
      </w:r>
      <w:r>
        <w:rPr>
          <w:spacing w:val="-9"/>
        </w:rPr>
        <w:t xml:space="preserve"> </w:t>
      </w:r>
      <w:r>
        <w:t>pulsars</w:t>
      </w:r>
      <w:r>
        <w:rPr>
          <w:spacing w:val="-9"/>
        </w:rPr>
        <w:t xml:space="preserve"> </w:t>
      </w:r>
      <w:r>
        <w:t>(MSPs)</w:t>
      </w:r>
      <w:r>
        <w:rPr>
          <w:spacing w:val="-9"/>
        </w:rPr>
        <w:t xml:space="preserve"> </w:t>
      </w:r>
      <w:r>
        <w:t>distributed</w:t>
      </w:r>
      <w:r>
        <w:rPr>
          <w:spacing w:val="-9"/>
        </w:rPr>
        <w:t xml:space="preserve"> </w:t>
      </w:r>
      <w:r>
        <w:t>across</w:t>
      </w:r>
      <w:r>
        <w:rPr>
          <w:spacing w:val="-9"/>
        </w:rPr>
        <w:t xml:space="preserve"> </w:t>
      </w:r>
      <w:r>
        <w:t>the</w:t>
      </w:r>
      <w:r>
        <w:rPr>
          <w:spacing w:val="-9"/>
        </w:rPr>
        <w:t xml:space="preserve"> </w:t>
      </w:r>
      <w:r>
        <w:rPr>
          <w:spacing w:val="-6"/>
        </w:rPr>
        <w:t>sky.</w:t>
      </w:r>
      <w:r>
        <w:rPr>
          <w:spacing w:val="6"/>
        </w:rPr>
        <w:t xml:space="preserve"> </w:t>
      </w:r>
      <w:r>
        <w:t>The</w:t>
      </w:r>
      <w:r>
        <w:rPr>
          <w:spacing w:val="-9"/>
        </w:rPr>
        <w:t xml:space="preserve"> </w:t>
      </w:r>
      <w:r>
        <w:t xml:space="preserve">extremely high rotational stability of MSPs allows them to be used as clocks whose “ticks” are pulse times of arrival (TOAs) that can be measured </w:t>
      </w:r>
      <w:r>
        <w:rPr>
          <w:i/>
        </w:rPr>
        <w:t xml:space="preserve">and predicted </w:t>
      </w:r>
      <w:r>
        <w:t xml:space="preserve">with accuracies of </w:t>
      </w:r>
      <w:r>
        <w:rPr>
          <w:rFonts w:ascii="Lucida Sans Unicode" w:hAnsi="Lucida Sans Unicode"/>
        </w:rPr>
        <w:t xml:space="preserve">;S </w:t>
      </w:r>
      <w:r>
        <w:rPr>
          <w:rFonts w:ascii="Georgia" w:hAnsi="Georgia"/>
        </w:rPr>
        <w:t xml:space="preserve">100 </w:t>
      </w:r>
      <w:r>
        <w:t xml:space="preserve">ns over time scales of decades. The influence of GWs at the Earth will cause a </w:t>
      </w:r>
      <w:r>
        <w:rPr>
          <w:rFonts w:ascii="Georgia" w:hAnsi="Georgia"/>
        </w:rPr>
        <w:t>10</w:t>
      </w:r>
      <w:r>
        <w:t>–</w:t>
      </w:r>
      <w:r>
        <w:rPr>
          <w:rFonts w:ascii="Georgia" w:hAnsi="Georgia"/>
        </w:rPr>
        <w:t xml:space="preserve">100 </w:t>
      </w:r>
      <w:r>
        <w:t>ns deviation in the TOAs because of the changing path- length between the observer and the pulsars, with a unique angular correlation pattern [17]. This process of pulsar timing demands a complete characterization of the MSPs themselves, including their rotational, astrometric,</w:t>
      </w:r>
      <w:r>
        <w:rPr>
          <w:spacing w:val="-14"/>
        </w:rPr>
        <w:t xml:space="preserve"> </w:t>
      </w:r>
      <w:r>
        <w:t>and</w:t>
      </w:r>
      <w:r>
        <w:rPr>
          <w:spacing w:val="-16"/>
        </w:rPr>
        <w:t xml:space="preserve"> </w:t>
      </w:r>
      <w:r>
        <w:t>binary</w:t>
      </w:r>
      <w:r>
        <w:rPr>
          <w:spacing w:val="-16"/>
        </w:rPr>
        <w:t xml:space="preserve"> </w:t>
      </w:r>
      <w:r>
        <w:t>properties.</w:t>
      </w:r>
      <w:r>
        <w:rPr>
          <w:spacing w:val="2"/>
        </w:rPr>
        <w:t xml:space="preserve"> </w:t>
      </w:r>
      <w:r>
        <w:t>Thus,</w:t>
      </w:r>
      <w:r>
        <w:rPr>
          <w:spacing w:val="-14"/>
        </w:rPr>
        <w:t xml:space="preserve"> </w:t>
      </w:r>
      <w:r>
        <w:t>other</w:t>
      </w:r>
      <w:r>
        <w:rPr>
          <w:spacing w:val="-16"/>
        </w:rPr>
        <w:t xml:space="preserve"> </w:t>
      </w:r>
      <w:r>
        <w:t>high-impact</w:t>
      </w:r>
      <w:r>
        <w:rPr>
          <w:spacing w:val="-16"/>
        </w:rPr>
        <w:t xml:space="preserve"> </w:t>
      </w:r>
      <w:r>
        <w:t>science</w:t>
      </w:r>
      <w:r>
        <w:rPr>
          <w:spacing w:val="-16"/>
        </w:rPr>
        <w:t xml:space="preserve"> </w:t>
      </w:r>
      <w:r>
        <w:t>emerges</w:t>
      </w:r>
      <w:r>
        <w:rPr>
          <w:spacing w:val="-16"/>
        </w:rPr>
        <w:t xml:space="preserve"> </w:t>
      </w:r>
      <w:r>
        <w:t>from</w:t>
      </w:r>
      <w:r>
        <w:rPr>
          <w:spacing w:val="-16"/>
        </w:rPr>
        <w:t xml:space="preserve"> </w:t>
      </w:r>
      <w:r>
        <w:t>this</w:t>
      </w:r>
      <w:r>
        <w:rPr>
          <w:spacing w:val="-16"/>
        </w:rPr>
        <w:t xml:space="preserve"> </w:t>
      </w:r>
      <w:r>
        <w:t>project,</w:t>
      </w:r>
      <w:r>
        <w:rPr>
          <w:spacing w:val="-14"/>
        </w:rPr>
        <w:t xml:space="preserve"> </w:t>
      </w:r>
      <w:r>
        <w:t>such</w:t>
      </w:r>
      <w:r>
        <w:rPr>
          <w:spacing w:val="-16"/>
        </w:rPr>
        <w:t xml:space="preserve"> </w:t>
      </w:r>
      <w:r>
        <w:t>as</w:t>
      </w:r>
      <w:r>
        <w:rPr>
          <w:spacing w:val="-16"/>
        </w:rPr>
        <w:t xml:space="preserve"> </w:t>
      </w:r>
      <w:r>
        <w:t>pulsar mass measurements [14], tests of general relativity [43], and novel constraints on Solar system planetary ephemerides</w:t>
      </w:r>
      <w:r>
        <w:rPr>
          <w:spacing w:val="-7"/>
        </w:rPr>
        <w:t xml:space="preserve"> </w:t>
      </w:r>
      <w:r>
        <w:t>[1].</w:t>
      </w:r>
    </w:p>
    <w:p w14:paraId="7FC30734" w14:textId="77777777" w:rsidR="00656154" w:rsidRDefault="00CE621D">
      <w:pPr>
        <w:pStyle w:val="BodyText"/>
        <w:spacing w:before="73"/>
        <w:ind w:left="120" w:right="106"/>
      </w:pPr>
      <w:r>
        <w:t>One of the biggest noise-terms for PTAs is a time and frequency dependent delay in pulse arrival times given by</w:t>
      </w:r>
    </w:p>
    <w:p w14:paraId="77F84FDF" w14:textId="77777777" w:rsidR="00656154" w:rsidRDefault="00656154">
      <w:pPr>
        <w:sectPr w:rsidR="00656154">
          <w:pgSz w:w="12240" w:h="15840"/>
          <w:pgMar w:top="1360" w:right="1280" w:bottom="960" w:left="1320" w:header="0" w:footer="779" w:gutter="0"/>
          <w:cols w:space="720"/>
        </w:sectPr>
      </w:pPr>
    </w:p>
    <w:p w14:paraId="0C1D1321" w14:textId="77777777" w:rsidR="00656154" w:rsidRDefault="00CE621D">
      <w:pPr>
        <w:spacing w:before="123"/>
        <w:jc w:val="right"/>
        <w:rPr>
          <w:rFonts w:ascii="Georgia" w:hAnsi="Georgia"/>
          <w:sz w:val="20"/>
        </w:rPr>
      </w:pPr>
      <w:r>
        <w:rPr>
          <w:rFonts w:ascii="Georgia" w:hAnsi="Georgia"/>
          <w:w w:val="115"/>
          <w:sz w:val="20"/>
        </w:rPr>
        <w:t>∆</w:t>
      </w:r>
      <w:r>
        <w:rPr>
          <w:rFonts w:ascii="Bookman Old Style" w:hAnsi="Bookman Old Style"/>
          <w:i/>
          <w:w w:val="115"/>
          <w:sz w:val="20"/>
        </w:rPr>
        <w:t>t</w:t>
      </w:r>
      <w:r>
        <w:rPr>
          <w:rFonts w:ascii="Century Gothic" w:hAnsi="Century Gothic"/>
          <w:w w:val="115"/>
          <w:position w:val="-2"/>
          <w:sz w:val="14"/>
        </w:rPr>
        <w:t xml:space="preserve">DM </w:t>
      </w:r>
      <w:r>
        <w:rPr>
          <w:rFonts w:ascii="Georgia" w:hAnsi="Georgia"/>
          <w:w w:val="115"/>
          <w:sz w:val="20"/>
        </w:rPr>
        <w:t>=</w:t>
      </w:r>
    </w:p>
    <w:p w14:paraId="527388DE" w14:textId="77777777" w:rsidR="00656154" w:rsidRDefault="00CE621D">
      <w:pPr>
        <w:spacing w:line="179" w:lineRule="exact"/>
        <w:ind w:left="39"/>
        <w:rPr>
          <w:rFonts w:ascii="Georgia"/>
          <w:sz w:val="20"/>
        </w:rPr>
      </w:pPr>
      <w:r>
        <w:br w:type="column"/>
      </w:r>
      <w:r>
        <w:rPr>
          <w:rFonts w:ascii="Bookman Old Style"/>
          <w:i/>
          <w:w w:val="110"/>
          <w:sz w:val="20"/>
        </w:rPr>
        <w:t>k</w:t>
      </w:r>
      <w:r>
        <w:rPr>
          <w:rFonts w:ascii="Century Gothic"/>
          <w:w w:val="110"/>
          <w:position w:val="-2"/>
          <w:sz w:val="14"/>
        </w:rPr>
        <w:t xml:space="preserve">DM </w:t>
      </w:r>
      <w:r>
        <w:rPr>
          <w:w w:val="110"/>
          <w:sz w:val="20"/>
        </w:rPr>
        <w:t>DM</w:t>
      </w:r>
      <w:r>
        <w:rPr>
          <w:rFonts w:ascii="Georgia"/>
          <w:w w:val="110"/>
          <w:sz w:val="20"/>
        </w:rPr>
        <w:t>(</w:t>
      </w:r>
      <w:r>
        <w:rPr>
          <w:rFonts w:ascii="Bookman Old Style"/>
          <w:i/>
          <w:w w:val="110"/>
          <w:sz w:val="20"/>
        </w:rPr>
        <w:t>t,</w:t>
      </w:r>
      <w:r>
        <w:rPr>
          <w:rFonts w:ascii="Bookman Old Style"/>
          <w:i/>
          <w:spacing w:val="-54"/>
          <w:w w:val="110"/>
          <w:sz w:val="20"/>
        </w:rPr>
        <w:t xml:space="preserve"> </w:t>
      </w:r>
      <w:r>
        <w:rPr>
          <w:rFonts w:ascii="Bookman Old Style"/>
          <w:i/>
          <w:w w:val="115"/>
          <w:sz w:val="20"/>
        </w:rPr>
        <w:t>f</w:t>
      </w:r>
      <w:r>
        <w:rPr>
          <w:rFonts w:ascii="Bookman Old Style"/>
          <w:i/>
          <w:spacing w:val="-62"/>
          <w:w w:val="115"/>
          <w:sz w:val="20"/>
        </w:rPr>
        <w:t xml:space="preserve"> </w:t>
      </w:r>
      <w:r>
        <w:rPr>
          <w:rFonts w:ascii="Georgia"/>
          <w:w w:val="110"/>
          <w:sz w:val="20"/>
        </w:rPr>
        <w:t>)</w:t>
      </w:r>
    </w:p>
    <w:p w14:paraId="3556891C" w14:textId="77777777" w:rsidR="00656154" w:rsidRDefault="007B219B">
      <w:pPr>
        <w:tabs>
          <w:tab w:val="left" w:pos="4717"/>
        </w:tabs>
        <w:spacing w:line="319" w:lineRule="exact"/>
        <w:ind w:left="466"/>
        <w:rPr>
          <w:sz w:val="20"/>
        </w:rPr>
      </w:pPr>
      <w:r>
        <w:pict w14:anchorId="405B81DE">
          <v:line id="_x0000_s1068" style="position:absolute;left:0;text-align:left;z-index:-251646976;mso-position-horizontal-relative:page" from="297pt,4.15pt" to="356.4pt,4.15pt" strokeweight=".14042mm">
            <w10:wrap anchorx="page"/>
          </v:line>
        </w:pict>
      </w:r>
      <w:r w:rsidR="00CE621D">
        <w:rPr>
          <w:rFonts w:ascii="Bookman Old Style" w:hAnsi="Bookman Old Style"/>
          <w:i/>
          <w:w w:val="120"/>
          <w:position w:val="-13"/>
          <w:sz w:val="20"/>
        </w:rPr>
        <w:t>f</w:t>
      </w:r>
      <w:r w:rsidR="00CE621D">
        <w:rPr>
          <w:rFonts w:ascii="Bookman Old Style" w:hAnsi="Bookman Old Style"/>
          <w:i/>
          <w:spacing w:val="-49"/>
          <w:w w:val="120"/>
          <w:position w:val="-13"/>
          <w:sz w:val="20"/>
        </w:rPr>
        <w:t xml:space="preserve"> </w:t>
      </w:r>
      <w:r w:rsidR="00CE621D">
        <w:rPr>
          <w:rFonts w:ascii="Arial" w:hAnsi="Arial"/>
          <w:i/>
          <w:w w:val="120"/>
          <w:position w:val="-7"/>
          <w:sz w:val="14"/>
        </w:rPr>
        <w:t>−</w:t>
      </w:r>
      <w:r w:rsidR="00CE621D">
        <w:rPr>
          <w:rFonts w:ascii="Century Gothic" w:hAnsi="Century Gothic"/>
          <w:w w:val="120"/>
          <w:position w:val="-7"/>
          <w:sz w:val="14"/>
        </w:rPr>
        <w:t>2</w:t>
      </w:r>
      <w:r w:rsidR="00CE621D">
        <w:rPr>
          <w:rFonts w:ascii="Century Gothic" w:hAnsi="Century Gothic"/>
          <w:w w:val="120"/>
          <w:position w:val="-7"/>
          <w:sz w:val="14"/>
        </w:rPr>
        <w:tab/>
      </w:r>
      <w:r w:rsidR="00CE621D">
        <w:rPr>
          <w:w w:val="120"/>
          <w:sz w:val="20"/>
        </w:rPr>
        <w:t>(1)</w:t>
      </w:r>
    </w:p>
    <w:p w14:paraId="53D6D68E" w14:textId="77777777" w:rsidR="00656154" w:rsidRDefault="00656154">
      <w:pPr>
        <w:spacing w:line="319" w:lineRule="exact"/>
        <w:rPr>
          <w:sz w:val="20"/>
        </w:rPr>
        <w:sectPr w:rsidR="00656154">
          <w:type w:val="continuous"/>
          <w:pgSz w:w="12240" w:h="15840"/>
          <w:pgMar w:top="1500" w:right="1280" w:bottom="960" w:left="1320" w:header="720" w:footer="720" w:gutter="0"/>
          <w:cols w:num="2" w:space="720" w:equalWidth="0">
            <w:col w:w="4541" w:space="40"/>
            <w:col w:w="5059"/>
          </w:cols>
        </w:sectPr>
      </w:pPr>
    </w:p>
    <w:p w14:paraId="73F1E830" w14:textId="77777777" w:rsidR="00656154" w:rsidRDefault="00656154">
      <w:pPr>
        <w:pStyle w:val="BodyText"/>
        <w:spacing w:before="6" w:line="240" w:lineRule="auto"/>
        <w:jc w:val="left"/>
        <w:rPr>
          <w:sz w:val="5"/>
        </w:rPr>
      </w:pPr>
    </w:p>
    <w:p w14:paraId="22657B24" w14:textId="77777777" w:rsidR="00656154" w:rsidRDefault="007B219B">
      <w:pPr>
        <w:pStyle w:val="BodyText"/>
        <w:spacing w:line="20" w:lineRule="exact"/>
        <w:ind w:left="116"/>
        <w:jc w:val="left"/>
        <w:rPr>
          <w:sz w:val="2"/>
        </w:rPr>
      </w:pPr>
      <w:r>
        <w:rPr>
          <w:sz w:val="2"/>
        </w:rPr>
      </w:r>
      <w:r>
        <w:rPr>
          <w:sz w:val="2"/>
        </w:rPr>
        <w:pict w14:anchorId="2AA0029B">
          <v:group id="_x0000_s1066" style="width:188.65pt;height:.4pt;mso-position-horizontal-relative:char;mso-position-vertical-relative:line" coordsize="3773,8">
            <v:line id="_x0000_s1067" style="position:absolute" from="4,4" to="3768,4" strokeweight=".14042mm"/>
            <w10:wrap type="none"/>
            <w10:anchorlock/>
          </v:group>
        </w:pict>
      </w:r>
    </w:p>
    <w:p w14:paraId="2A31D7BD" w14:textId="77777777" w:rsidR="00656154" w:rsidRDefault="00CE621D">
      <w:pPr>
        <w:spacing w:before="28" w:line="190" w:lineRule="exact"/>
        <w:ind w:left="119" w:right="106" w:firstLine="217"/>
        <w:jc w:val="both"/>
        <w:rPr>
          <w:rFonts w:ascii="Courier New"/>
          <w:sz w:val="16"/>
        </w:rPr>
      </w:pPr>
      <w:r>
        <w:rPr>
          <w:position w:val="6"/>
          <w:sz w:val="12"/>
        </w:rPr>
        <w:t>1</w:t>
      </w:r>
      <w:r>
        <w:rPr>
          <w:sz w:val="16"/>
        </w:rPr>
        <w:t>ADS-B</w:t>
      </w:r>
      <w:r>
        <w:rPr>
          <w:spacing w:val="-6"/>
          <w:sz w:val="16"/>
        </w:rPr>
        <w:t xml:space="preserve"> </w:t>
      </w:r>
      <w:r>
        <w:rPr>
          <w:sz w:val="16"/>
        </w:rPr>
        <w:t>is</w:t>
      </w:r>
      <w:r>
        <w:rPr>
          <w:spacing w:val="-6"/>
          <w:sz w:val="16"/>
        </w:rPr>
        <w:t xml:space="preserve"> </w:t>
      </w:r>
      <w:r>
        <w:rPr>
          <w:sz w:val="16"/>
        </w:rPr>
        <w:t>used</w:t>
      </w:r>
      <w:r>
        <w:rPr>
          <w:spacing w:val="-6"/>
          <w:sz w:val="16"/>
        </w:rPr>
        <w:t xml:space="preserve"> </w:t>
      </w:r>
      <w:r>
        <w:rPr>
          <w:sz w:val="16"/>
        </w:rPr>
        <w:t>for</w:t>
      </w:r>
      <w:r>
        <w:rPr>
          <w:spacing w:val="-6"/>
          <w:sz w:val="16"/>
        </w:rPr>
        <w:t xml:space="preserve"> </w:t>
      </w:r>
      <w:r>
        <w:rPr>
          <w:sz w:val="16"/>
        </w:rPr>
        <w:t>air</w:t>
      </w:r>
      <w:r>
        <w:rPr>
          <w:spacing w:val="-6"/>
          <w:sz w:val="16"/>
        </w:rPr>
        <w:t xml:space="preserve"> </w:t>
      </w:r>
      <w:r>
        <w:rPr>
          <w:sz w:val="16"/>
        </w:rPr>
        <w:t>traffic</w:t>
      </w:r>
      <w:r>
        <w:rPr>
          <w:spacing w:val="-6"/>
          <w:sz w:val="16"/>
        </w:rPr>
        <w:t xml:space="preserve"> </w:t>
      </w:r>
      <w:r>
        <w:rPr>
          <w:sz w:val="16"/>
        </w:rPr>
        <w:t>control</w:t>
      </w:r>
      <w:r>
        <w:rPr>
          <w:spacing w:val="-6"/>
          <w:sz w:val="16"/>
        </w:rPr>
        <w:t xml:space="preserve"> </w:t>
      </w:r>
      <w:r>
        <w:rPr>
          <w:sz w:val="16"/>
        </w:rPr>
        <w:t>as</w:t>
      </w:r>
      <w:r>
        <w:rPr>
          <w:spacing w:val="-6"/>
          <w:sz w:val="16"/>
        </w:rPr>
        <w:t xml:space="preserve"> </w:t>
      </w:r>
      <w:r>
        <w:rPr>
          <w:sz w:val="16"/>
        </w:rPr>
        <w:t>part</w:t>
      </w:r>
      <w:r>
        <w:rPr>
          <w:spacing w:val="-6"/>
          <w:sz w:val="16"/>
        </w:rPr>
        <w:t xml:space="preserve"> </w:t>
      </w:r>
      <w:r>
        <w:rPr>
          <w:sz w:val="16"/>
        </w:rPr>
        <w:t>of</w:t>
      </w:r>
      <w:r>
        <w:rPr>
          <w:spacing w:val="-6"/>
          <w:sz w:val="16"/>
        </w:rPr>
        <w:t xml:space="preserve"> </w:t>
      </w:r>
      <w:r>
        <w:rPr>
          <w:sz w:val="16"/>
        </w:rPr>
        <w:t>the</w:t>
      </w:r>
      <w:r>
        <w:rPr>
          <w:spacing w:val="-6"/>
          <w:sz w:val="16"/>
        </w:rPr>
        <w:t xml:space="preserve"> </w:t>
      </w:r>
      <w:r>
        <w:rPr>
          <w:sz w:val="16"/>
        </w:rPr>
        <w:t>Next</w:t>
      </w:r>
      <w:r>
        <w:rPr>
          <w:spacing w:val="-6"/>
          <w:sz w:val="16"/>
        </w:rPr>
        <w:t xml:space="preserve"> </w:t>
      </w:r>
      <w:r>
        <w:rPr>
          <w:sz w:val="16"/>
        </w:rPr>
        <w:t>Generation</w:t>
      </w:r>
      <w:r>
        <w:rPr>
          <w:spacing w:val="-6"/>
          <w:sz w:val="16"/>
        </w:rPr>
        <w:t xml:space="preserve"> </w:t>
      </w:r>
      <w:r>
        <w:rPr>
          <w:sz w:val="16"/>
        </w:rPr>
        <w:t>Air</w:t>
      </w:r>
      <w:r>
        <w:rPr>
          <w:spacing w:val="-6"/>
          <w:sz w:val="16"/>
        </w:rPr>
        <w:t xml:space="preserve"> </w:t>
      </w:r>
      <w:r>
        <w:rPr>
          <w:sz w:val="16"/>
        </w:rPr>
        <w:t>Transportation</w:t>
      </w:r>
      <w:r>
        <w:rPr>
          <w:spacing w:val="-6"/>
          <w:sz w:val="16"/>
        </w:rPr>
        <w:t xml:space="preserve"> </w:t>
      </w:r>
      <w:r>
        <w:rPr>
          <w:sz w:val="16"/>
        </w:rPr>
        <w:t>System</w:t>
      </w:r>
      <w:r>
        <w:rPr>
          <w:spacing w:val="-6"/>
          <w:sz w:val="16"/>
        </w:rPr>
        <w:t xml:space="preserve"> </w:t>
      </w:r>
      <w:r>
        <w:rPr>
          <w:sz w:val="16"/>
        </w:rPr>
        <w:t>and</w:t>
      </w:r>
      <w:r>
        <w:rPr>
          <w:spacing w:val="-6"/>
          <w:sz w:val="16"/>
        </w:rPr>
        <w:t xml:space="preserve"> </w:t>
      </w:r>
      <w:r>
        <w:rPr>
          <w:sz w:val="16"/>
        </w:rPr>
        <w:t>is</w:t>
      </w:r>
      <w:r>
        <w:rPr>
          <w:spacing w:val="-6"/>
          <w:sz w:val="16"/>
        </w:rPr>
        <w:t xml:space="preserve"> </w:t>
      </w:r>
      <w:r>
        <w:rPr>
          <w:sz w:val="16"/>
        </w:rPr>
        <w:t>intended</w:t>
      </w:r>
      <w:r>
        <w:rPr>
          <w:spacing w:val="-6"/>
          <w:sz w:val="16"/>
        </w:rPr>
        <w:t xml:space="preserve"> </w:t>
      </w:r>
      <w:r>
        <w:rPr>
          <w:sz w:val="16"/>
        </w:rPr>
        <w:t>to</w:t>
      </w:r>
      <w:r>
        <w:rPr>
          <w:spacing w:val="-6"/>
          <w:sz w:val="16"/>
        </w:rPr>
        <w:t xml:space="preserve"> </w:t>
      </w:r>
      <w:r>
        <w:rPr>
          <w:sz w:val="16"/>
        </w:rPr>
        <w:t>replace</w:t>
      </w:r>
      <w:r>
        <w:rPr>
          <w:spacing w:val="-6"/>
          <w:sz w:val="16"/>
        </w:rPr>
        <w:t xml:space="preserve"> </w:t>
      </w:r>
      <w:r>
        <w:rPr>
          <w:sz w:val="16"/>
        </w:rPr>
        <w:t>secondary surveillance</w:t>
      </w:r>
      <w:r>
        <w:rPr>
          <w:spacing w:val="-13"/>
          <w:sz w:val="16"/>
        </w:rPr>
        <w:t xml:space="preserve"> </w:t>
      </w:r>
      <w:r>
        <w:rPr>
          <w:sz w:val="16"/>
        </w:rPr>
        <w:t>RADAR.</w:t>
      </w:r>
      <w:r>
        <w:rPr>
          <w:spacing w:val="-13"/>
          <w:sz w:val="16"/>
        </w:rPr>
        <w:t xml:space="preserve"> </w:t>
      </w:r>
      <w:r>
        <w:rPr>
          <w:sz w:val="16"/>
        </w:rPr>
        <w:t>It</w:t>
      </w:r>
      <w:r>
        <w:rPr>
          <w:spacing w:val="-12"/>
          <w:sz w:val="16"/>
        </w:rPr>
        <w:t xml:space="preserve"> </w:t>
      </w:r>
      <w:r>
        <w:rPr>
          <w:sz w:val="16"/>
        </w:rPr>
        <w:t>will</w:t>
      </w:r>
      <w:r>
        <w:rPr>
          <w:spacing w:val="-13"/>
          <w:sz w:val="16"/>
        </w:rPr>
        <w:t xml:space="preserve"> </w:t>
      </w:r>
      <w:r>
        <w:rPr>
          <w:sz w:val="16"/>
        </w:rPr>
        <w:t>be</w:t>
      </w:r>
      <w:r>
        <w:rPr>
          <w:spacing w:val="-13"/>
          <w:sz w:val="16"/>
        </w:rPr>
        <w:t xml:space="preserve"> </w:t>
      </w:r>
      <w:r>
        <w:rPr>
          <w:sz w:val="16"/>
        </w:rPr>
        <w:t>required</w:t>
      </w:r>
      <w:r>
        <w:rPr>
          <w:spacing w:val="-12"/>
          <w:sz w:val="16"/>
        </w:rPr>
        <w:t xml:space="preserve"> </w:t>
      </w:r>
      <w:r>
        <w:rPr>
          <w:sz w:val="16"/>
        </w:rPr>
        <w:t>on</w:t>
      </w:r>
      <w:r>
        <w:rPr>
          <w:spacing w:val="-13"/>
          <w:sz w:val="16"/>
        </w:rPr>
        <w:t xml:space="preserve"> </w:t>
      </w:r>
      <w:r>
        <w:rPr>
          <w:sz w:val="16"/>
        </w:rPr>
        <w:t>all</w:t>
      </w:r>
      <w:r>
        <w:rPr>
          <w:spacing w:val="-13"/>
          <w:sz w:val="16"/>
        </w:rPr>
        <w:t xml:space="preserve"> </w:t>
      </w:r>
      <w:r>
        <w:rPr>
          <w:sz w:val="16"/>
        </w:rPr>
        <w:t>aircraft</w:t>
      </w:r>
      <w:r>
        <w:rPr>
          <w:spacing w:val="-13"/>
          <w:sz w:val="16"/>
        </w:rPr>
        <w:t xml:space="preserve"> </w:t>
      </w:r>
      <w:r>
        <w:rPr>
          <w:sz w:val="16"/>
        </w:rPr>
        <w:t>operating</w:t>
      </w:r>
      <w:r>
        <w:rPr>
          <w:spacing w:val="-12"/>
          <w:sz w:val="16"/>
        </w:rPr>
        <w:t xml:space="preserve"> </w:t>
      </w:r>
      <w:r>
        <w:rPr>
          <w:sz w:val="16"/>
        </w:rPr>
        <w:t>in</w:t>
      </w:r>
      <w:r>
        <w:rPr>
          <w:spacing w:val="-13"/>
          <w:sz w:val="16"/>
        </w:rPr>
        <w:t xml:space="preserve"> </w:t>
      </w:r>
      <w:r>
        <w:rPr>
          <w:sz w:val="16"/>
        </w:rPr>
        <w:t>the</w:t>
      </w:r>
      <w:r>
        <w:rPr>
          <w:spacing w:val="-13"/>
          <w:sz w:val="16"/>
        </w:rPr>
        <w:t xml:space="preserve"> </w:t>
      </w:r>
      <w:r>
        <w:rPr>
          <w:sz w:val="16"/>
        </w:rPr>
        <w:t>United</w:t>
      </w:r>
      <w:r>
        <w:rPr>
          <w:spacing w:val="-13"/>
          <w:sz w:val="16"/>
        </w:rPr>
        <w:t xml:space="preserve"> </w:t>
      </w:r>
      <w:r>
        <w:rPr>
          <w:sz w:val="16"/>
        </w:rPr>
        <w:t>States</w:t>
      </w:r>
      <w:r>
        <w:rPr>
          <w:spacing w:val="-12"/>
          <w:sz w:val="16"/>
        </w:rPr>
        <w:t xml:space="preserve"> </w:t>
      </w:r>
      <w:r>
        <w:rPr>
          <w:sz w:val="16"/>
        </w:rPr>
        <w:t>by</w:t>
      </w:r>
      <w:r>
        <w:rPr>
          <w:spacing w:val="-13"/>
          <w:sz w:val="16"/>
        </w:rPr>
        <w:t xml:space="preserve"> </w:t>
      </w:r>
      <w:r>
        <w:rPr>
          <w:sz w:val="16"/>
        </w:rPr>
        <w:t>2020.</w:t>
      </w:r>
      <w:r>
        <w:rPr>
          <w:spacing w:val="2"/>
          <w:sz w:val="16"/>
        </w:rPr>
        <w:t xml:space="preserve"> </w:t>
      </w:r>
      <w:r>
        <w:rPr>
          <w:sz w:val="16"/>
        </w:rPr>
        <w:t>See</w:t>
      </w:r>
      <w:r>
        <w:rPr>
          <w:spacing w:val="-12"/>
          <w:sz w:val="16"/>
        </w:rPr>
        <w:t xml:space="preserve"> </w:t>
      </w:r>
      <w:hyperlink r:id="rId12">
        <w:r>
          <w:rPr>
            <w:rFonts w:ascii="Courier New"/>
            <w:sz w:val="16"/>
          </w:rPr>
          <w:t>https://www.faa.gov/nextgen/</w:t>
        </w:r>
      </w:hyperlink>
      <w:r>
        <w:rPr>
          <w:rFonts w:ascii="Courier New"/>
          <w:sz w:val="16"/>
        </w:rPr>
        <w:t xml:space="preserve"> programs/adsb/</w:t>
      </w:r>
    </w:p>
    <w:p w14:paraId="552E4853" w14:textId="77777777" w:rsidR="00656154" w:rsidRDefault="00656154">
      <w:pPr>
        <w:spacing w:line="190" w:lineRule="exact"/>
        <w:jc w:val="both"/>
        <w:rPr>
          <w:rFonts w:ascii="Courier New"/>
          <w:sz w:val="16"/>
        </w:rPr>
        <w:sectPr w:rsidR="00656154">
          <w:type w:val="continuous"/>
          <w:pgSz w:w="12240" w:h="15840"/>
          <w:pgMar w:top="1500" w:right="1280" w:bottom="960" w:left="1320" w:header="720" w:footer="720" w:gutter="0"/>
          <w:cols w:space="720"/>
        </w:sectPr>
      </w:pPr>
    </w:p>
    <w:p w14:paraId="6B9969BF" w14:textId="23DF3ABF" w:rsidR="00656154" w:rsidRDefault="007B219B">
      <w:pPr>
        <w:pStyle w:val="BodyText"/>
        <w:spacing w:line="240" w:lineRule="auto"/>
        <w:ind w:left="310"/>
        <w:jc w:val="left"/>
        <w:rPr>
          <w:rFonts w:ascii="Courier New"/>
        </w:rPr>
      </w:pPr>
      <w:r>
        <w:rPr>
          <w:rFonts w:ascii="Courier New"/>
        </w:rPr>
      </w:r>
      <w:r w:rsidR="009859E4">
        <w:rPr>
          <w:rFonts w:ascii="Courier New"/>
        </w:rPr>
        <w:pict w14:anchorId="684184FC">
          <v:group id="_x0000_s1063" style="width:449.55pt;height:177.85pt;mso-position-horizontal-relative:char;mso-position-vertical-relative:line" coordsize="8991,3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5176;height:3557">
              <v:imagedata r:id="rId13" o:title=""/>
            </v:shape>
            <v:shape id="_x0000_s1064" type="#_x0000_t75" style="position:absolute;left:5226;top:390;width:3764;height:3167">
              <v:imagedata r:id="rId14" o:title=""/>
            </v:shape>
            <w10:anchorlock/>
          </v:group>
        </w:pict>
      </w:r>
    </w:p>
    <w:p w14:paraId="777ABD2B" w14:textId="77777777" w:rsidR="00656154" w:rsidRDefault="00656154">
      <w:pPr>
        <w:pStyle w:val="BodyText"/>
        <w:spacing w:before="4" w:line="240" w:lineRule="auto"/>
        <w:jc w:val="left"/>
        <w:rPr>
          <w:rFonts w:ascii="Courier New"/>
          <w:sz w:val="12"/>
        </w:rPr>
      </w:pPr>
    </w:p>
    <w:p w14:paraId="3AB81355" w14:textId="77777777" w:rsidR="00656154" w:rsidRDefault="00CE621D">
      <w:pPr>
        <w:pStyle w:val="BodyText"/>
        <w:spacing w:before="96"/>
        <w:ind w:left="100" w:right="106"/>
      </w:pPr>
      <w:r>
        <w:t>Figure</w:t>
      </w:r>
      <w:r>
        <w:rPr>
          <w:spacing w:val="-13"/>
        </w:rPr>
        <w:t xml:space="preserve"> </w:t>
      </w:r>
      <w:r>
        <w:t>2:</w:t>
      </w:r>
      <w:r>
        <w:rPr>
          <w:spacing w:val="2"/>
        </w:rPr>
        <w:t xml:space="preserve"> </w:t>
      </w:r>
      <w:r>
        <w:rPr>
          <w:i/>
        </w:rPr>
        <w:t>Left:</w:t>
      </w:r>
      <w:r>
        <w:rPr>
          <w:i/>
          <w:spacing w:val="2"/>
        </w:rPr>
        <w:t xml:space="preserve"> </w:t>
      </w:r>
      <w:r>
        <w:t>Like</w:t>
      </w:r>
      <w:r>
        <w:rPr>
          <w:spacing w:val="-13"/>
        </w:rPr>
        <w:t xml:space="preserve"> </w:t>
      </w:r>
      <w:r>
        <w:t>the</w:t>
      </w:r>
      <w:r>
        <w:rPr>
          <w:spacing w:val="-13"/>
        </w:rPr>
        <w:t xml:space="preserve"> </w:t>
      </w:r>
      <w:r>
        <w:t>electromagnetic</w:t>
      </w:r>
      <w:r>
        <w:rPr>
          <w:spacing w:val="-13"/>
        </w:rPr>
        <w:t xml:space="preserve"> </w:t>
      </w:r>
      <w:r>
        <w:t>spectrum,</w:t>
      </w:r>
      <w:r>
        <w:rPr>
          <w:spacing w:val="-11"/>
        </w:rPr>
        <w:t xml:space="preserve"> </w:t>
      </w:r>
      <w:r>
        <w:t>the</w:t>
      </w:r>
      <w:r>
        <w:rPr>
          <w:spacing w:val="-13"/>
        </w:rPr>
        <w:t xml:space="preserve"> </w:t>
      </w:r>
      <w:r>
        <w:t>GW</w:t>
      </w:r>
      <w:r>
        <w:rPr>
          <w:spacing w:val="-13"/>
        </w:rPr>
        <w:t xml:space="preserve"> </w:t>
      </w:r>
      <w:r>
        <w:t>spectrum</w:t>
      </w:r>
      <w:r>
        <w:rPr>
          <w:spacing w:val="-13"/>
        </w:rPr>
        <w:t xml:space="preserve"> </w:t>
      </w:r>
      <w:r>
        <w:t>spans</w:t>
      </w:r>
      <w:r>
        <w:rPr>
          <w:spacing w:val="-13"/>
        </w:rPr>
        <w:t xml:space="preserve"> </w:t>
      </w:r>
      <w:r>
        <w:t>orders</w:t>
      </w:r>
      <w:r>
        <w:rPr>
          <w:spacing w:val="-13"/>
        </w:rPr>
        <w:t xml:space="preserve"> </w:t>
      </w:r>
      <w:r>
        <w:t>of</w:t>
      </w:r>
      <w:r>
        <w:rPr>
          <w:spacing w:val="-13"/>
        </w:rPr>
        <w:t xml:space="preserve"> </w:t>
      </w:r>
      <w:r>
        <w:t>magnitude</w:t>
      </w:r>
      <w:r>
        <w:rPr>
          <w:spacing w:val="-13"/>
        </w:rPr>
        <w:t xml:space="preserve"> </w:t>
      </w:r>
      <w:r>
        <w:t>and</w:t>
      </w:r>
      <w:r>
        <w:rPr>
          <w:spacing w:val="-13"/>
        </w:rPr>
        <w:t xml:space="preserve"> </w:t>
      </w:r>
      <w:r>
        <w:t>a</w:t>
      </w:r>
      <w:r>
        <w:rPr>
          <w:spacing w:val="-13"/>
        </w:rPr>
        <w:t xml:space="preserve"> </w:t>
      </w:r>
      <w:r>
        <w:t xml:space="preserve">variety of source-classes that can only be fully studied using complementary techniques. </w:t>
      </w:r>
      <w:r>
        <w:rPr>
          <w:spacing w:val="-4"/>
        </w:rPr>
        <w:t xml:space="preserve">PTAs </w:t>
      </w:r>
      <w:r>
        <w:t>probe lower GW frequencies than ground- and space-based interferometers, and higher frequencies than cosmic</w:t>
      </w:r>
      <w:r>
        <w:rPr>
          <w:spacing w:val="-22"/>
        </w:rPr>
        <w:t xml:space="preserve"> </w:t>
      </w:r>
      <w:r>
        <w:t>microwave background</w:t>
      </w:r>
      <w:r>
        <w:rPr>
          <w:spacing w:val="-7"/>
        </w:rPr>
        <w:t xml:space="preserve"> </w:t>
      </w:r>
      <w:r>
        <w:t>polarization</w:t>
      </w:r>
      <w:r>
        <w:rPr>
          <w:spacing w:val="-7"/>
        </w:rPr>
        <w:t xml:space="preserve"> </w:t>
      </w:r>
      <w:r>
        <w:t>experiments</w:t>
      </w:r>
      <w:r>
        <w:rPr>
          <w:spacing w:val="-7"/>
        </w:rPr>
        <w:t xml:space="preserve"> </w:t>
      </w:r>
      <w:r>
        <w:t>(Figure</w:t>
      </w:r>
      <w:r>
        <w:rPr>
          <w:spacing w:val="-7"/>
        </w:rPr>
        <w:t xml:space="preserve"> </w:t>
      </w:r>
      <w:r>
        <w:t>courtesy</w:t>
      </w:r>
      <w:r>
        <w:rPr>
          <w:spacing w:val="-7"/>
        </w:rPr>
        <w:t xml:space="preserve"> </w:t>
      </w:r>
      <w:r>
        <w:t>of</w:t>
      </w:r>
      <w:r>
        <w:rPr>
          <w:spacing w:val="-7"/>
        </w:rPr>
        <w:t xml:space="preserve"> </w:t>
      </w:r>
      <w:r>
        <w:t>the</w:t>
      </w:r>
      <w:r>
        <w:rPr>
          <w:spacing w:val="-7"/>
        </w:rPr>
        <w:t xml:space="preserve"> </w:t>
      </w:r>
      <w:r>
        <w:t>NANOGrav</w:t>
      </w:r>
      <w:r>
        <w:rPr>
          <w:spacing w:val="-7"/>
        </w:rPr>
        <w:t xml:space="preserve"> </w:t>
      </w:r>
      <w:r>
        <w:t>PFC).</w:t>
      </w:r>
      <w:r>
        <w:rPr>
          <w:spacing w:val="-7"/>
        </w:rPr>
        <w:t xml:space="preserve"> </w:t>
      </w:r>
      <w:r>
        <w:rPr>
          <w:i/>
        </w:rPr>
        <w:t>Right:</w:t>
      </w:r>
      <w:r>
        <w:rPr>
          <w:i/>
          <w:spacing w:val="6"/>
        </w:rPr>
        <w:t xml:space="preserve"> </w:t>
      </w:r>
      <w:r>
        <w:t>A</w:t>
      </w:r>
      <w:r>
        <w:rPr>
          <w:spacing w:val="-7"/>
        </w:rPr>
        <w:t xml:space="preserve"> </w:t>
      </w:r>
      <w:r>
        <w:t>selection</w:t>
      </w:r>
      <w:r>
        <w:rPr>
          <w:spacing w:val="-7"/>
        </w:rPr>
        <w:t xml:space="preserve"> </w:t>
      </w:r>
      <w:r>
        <w:t>of</w:t>
      </w:r>
      <w:r>
        <w:rPr>
          <w:spacing w:val="-7"/>
        </w:rPr>
        <w:t xml:space="preserve"> </w:t>
      </w:r>
      <w:r>
        <w:t xml:space="preserve">bursts from FRB 121102 showing dramatic spectro-temporal variation. The red and blue traces represent linearly and circularly polarized flux, </w:t>
      </w:r>
      <w:r>
        <w:rPr>
          <w:spacing w:val="-3"/>
        </w:rPr>
        <w:t xml:space="preserve">respectively. </w:t>
      </w:r>
      <w:r>
        <w:t xml:space="preserve">These data were taken between </w:t>
      </w:r>
      <w:r>
        <w:rPr>
          <w:rFonts w:ascii="Georgia" w:hAnsi="Georgia"/>
        </w:rPr>
        <w:t>4</w:t>
      </w:r>
      <w:r>
        <w:t>–</w:t>
      </w:r>
      <w:r>
        <w:rPr>
          <w:rFonts w:ascii="Georgia" w:hAnsi="Georgia"/>
        </w:rPr>
        <w:t xml:space="preserve">8 </w:t>
      </w:r>
      <w:r>
        <w:t>GHz and the second burst clearly extends beyond the available observing bandwidth</w:t>
      </w:r>
      <w:r>
        <w:rPr>
          <w:spacing w:val="-27"/>
        </w:rPr>
        <w:t xml:space="preserve"> </w:t>
      </w:r>
      <w:r>
        <w:t>[15].</w:t>
      </w:r>
    </w:p>
    <w:p w14:paraId="42CA6F55" w14:textId="77777777" w:rsidR="00656154" w:rsidRDefault="00656154">
      <w:pPr>
        <w:pStyle w:val="BodyText"/>
        <w:spacing w:before="3" w:line="240" w:lineRule="auto"/>
        <w:jc w:val="left"/>
        <w:rPr>
          <w:sz w:val="33"/>
        </w:rPr>
      </w:pPr>
    </w:p>
    <w:p w14:paraId="6B1DE658" w14:textId="77777777" w:rsidR="00656154" w:rsidRDefault="007B219B">
      <w:pPr>
        <w:spacing w:line="240" w:lineRule="exact"/>
        <w:ind w:left="100" w:right="106"/>
        <w:jc w:val="both"/>
        <w:rPr>
          <w:sz w:val="20"/>
        </w:rPr>
      </w:pPr>
      <w:r>
        <w:pict w14:anchorId="3497A671">
          <v:shape id="_x0000_s1062" type="#_x0000_t202" style="position:absolute;left:0;text-align:left;margin-left:165.1pt;margin-top:25.8pt;width:7.75pt;height:17.3pt;z-index:-251645952;mso-position-horizontal-relative:page" filled="f" stroked="f">
            <v:textbox inset="0,0,0,0">
              <w:txbxContent>
                <w:p w14:paraId="7AE9B18E" w14:textId="77777777" w:rsidR="00CE621D" w:rsidRDefault="00CE621D">
                  <w:pPr>
                    <w:pStyle w:val="BodyText"/>
                    <w:spacing w:line="242" w:lineRule="exact"/>
                    <w:jc w:val="left"/>
                    <w:rPr>
                      <w:rFonts w:ascii="Lucida Sans Unicode" w:hAnsi="Lucida Sans Unicode"/>
                    </w:rPr>
                  </w:pPr>
                  <w:r>
                    <w:rPr>
                      <w:rFonts w:ascii="Lucida Sans Unicode" w:hAnsi="Lucida Sans Unicode"/>
                      <w:w w:val="97"/>
                    </w:rPr>
                    <w:t>∼</w:t>
                  </w:r>
                </w:p>
              </w:txbxContent>
            </v:textbox>
            <w10:wrap anchorx="page"/>
          </v:shape>
        </w:pict>
      </w:r>
      <w:r w:rsidR="00CE621D">
        <w:rPr>
          <w:sz w:val="20"/>
        </w:rPr>
        <w:t xml:space="preserve">where </w:t>
      </w:r>
      <w:r w:rsidR="00CE621D">
        <w:rPr>
          <w:rFonts w:ascii="Bookman Old Style" w:hAnsi="Bookman Old Style"/>
          <w:i/>
          <w:sz w:val="20"/>
        </w:rPr>
        <w:t>k</w:t>
      </w:r>
      <w:r w:rsidR="00CE621D">
        <w:rPr>
          <w:rFonts w:ascii="Century Gothic" w:hAnsi="Century Gothic"/>
          <w:position w:val="-2"/>
          <w:sz w:val="14"/>
        </w:rPr>
        <w:t xml:space="preserve">DM </w:t>
      </w:r>
      <w:r w:rsidR="00CE621D">
        <w:rPr>
          <w:sz w:val="20"/>
        </w:rPr>
        <w:t xml:space="preserve">is a physical constant, </w:t>
      </w:r>
      <w:r w:rsidR="00CE621D">
        <w:rPr>
          <w:rFonts w:ascii="Bookman Old Style" w:hAnsi="Bookman Old Style"/>
          <w:i/>
          <w:w w:val="115"/>
          <w:sz w:val="20"/>
        </w:rPr>
        <w:t xml:space="preserve">f </w:t>
      </w:r>
      <w:r w:rsidR="00CE621D">
        <w:rPr>
          <w:sz w:val="20"/>
        </w:rPr>
        <w:t xml:space="preserve">is the radio </w:t>
      </w:r>
      <w:r w:rsidR="00CE621D">
        <w:rPr>
          <w:spacing w:val="-3"/>
          <w:sz w:val="20"/>
        </w:rPr>
        <w:t xml:space="preserve">frequency, </w:t>
      </w:r>
      <w:r w:rsidR="00CE621D">
        <w:rPr>
          <w:sz w:val="20"/>
        </w:rPr>
        <w:t>and DM</w:t>
      </w:r>
      <w:r w:rsidR="00CE621D">
        <w:rPr>
          <w:rFonts w:ascii="Georgia" w:hAnsi="Georgia"/>
          <w:sz w:val="20"/>
        </w:rPr>
        <w:t>(</w:t>
      </w:r>
      <w:r w:rsidR="00CE621D">
        <w:rPr>
          <w:rFonts w:ascii="Bookman Old Style" w:hAnsi="Bookman Old Style"/>
          <w:i/>
          <w:sz w:val="20"/>
        </w:rPr>
        <w:t xml:space="preserve">t, </w:t>
      </w:r>
      <w:r w:rsidR="00CE621D">
        <w:rPr>
          <w:rFonts w:ascii="Bookman Old Style" w:hAnsi="Bookman Old Style"/>
          <w:i/>
          <w:w w:val="115"/>
          <w:sz w:val="20"/>
        </w:rPr>
        <w:t xml:space="preserve">f </w:t>
      </w:r>
      <w:r w:rsidR="00CE621D">
        <w:rPr>
          <w:rFonts w:ascii="Georgia" w:hAnsi="Georgia"/>
          <w:sz w:val="20"/>
        </w:rPr>
        <w:t xml:space="preserve">) </w:t>
      </w:r>
      <w:r w:rsidR="00CE621D">
        <w:rPr>
          <w:sz w:val="20"/>
        </w:rPr>
        <w:t>is the dispersion measure, i.e. col- umn</w:t>
      </w:r>
      <w:r w:rsidR="00CE621D">
        <w:rPr>
          <w:spacing w:val="-16"/>
          <w:sz w:val="20"/>
        </w:rPr>
        <w:t xml:space="preserve"> </w:t>
      </w:r>
      <w:r w:rsidR="00CE621D">
        <w:rPr>
          <w:sz w:val="20"/>
        </w:rPr>
        <w:t>density</w:t>
      </w:r>
      <w:r w:rsidR="00CE621D">
        <w:rPr>
          <w:spacing w:val="-16"/>
          <w:sz w:val="20"/>
        </w:rPr>
        <w:t xml:space="preserve"> </w:t>
      </w:r>
      <w:r w:rsidR="00CE621D">
        <w:rPr>
          <w:sz w:val="20"/>
        </w:rPr>
        <w:t>of</w:t>
      </w:r>
      <w:r w:rsidR="00CE621D">
        <w:rPr>
          <w:spacing w:val="-15"/>
          <w:sz w:val="20"/>
        </w:rPr>
        <w:t xml:space="preserve"> </w:t>
      </w:r>
      <w:r w:rsidR="00CE621D">
        <w:rPr>
          <w:sz w:val="20"/>
        </w:rPr>
        <w:t>free</w:t>
      </w:r>
      <w:r w:rsidR="00CE621D">
        <w:rPr>
          <w:spacing w:val="-16"/>
          <w:sz w:val="20"/>
        </w:rPr>
        <w:t xml:space="preserve"> </w:t>
      </w:r>
      <w:r w:rsidR="00CE621D">
        <w:rPr>
          <w:sz w:val="20"/>
        </w:rPr>
        <w:t>electrons</w:t>
      </w:r>
      <w:r w:rsidR="00CE621D">
        <w:rPr>
          <w:spacing w:val="-16"/>
          <w:sz w:val="20"/>
        </w:rPr>
        <w:t xml:space="preserve"> </w:t>
      </w:r>
      <w:r w:rsidR="00CE621D">
        <w:rPr>
          <w:sz w:val="20"/>
        </w:rPr>
        <w:t>between</w:t>
      </w:r>
      <w:r w:rsidR="00CE621D">
        <w:rPr>
          <w:spacing w:val="-16"/>
          <w:sz w:val="20"/>
        </w:rPr>
        <w:t xml:space="preserve"> </w:t>
      </w:r>
      <w:r w:rsidR="00CE621D">
        <w:rPr>
          <w:sz w:val="20"/>
        </w:rPr>
        <w:t>the</w:t>
      </w:r>
      <w:r w:rsidR="00CE621D">
        <w:rPr>
          <w:spacing w:val="-15"/>
          <w:sz w:val="20"/>
        </w:rPr>
        <w:t xml:space="preserve"> </w:t>
      </w:r>
      <w:r w:rsidR="00CE621D">
        <w:rPr>
          <w:sz w:val="20"/>
        </w:rPr>
        <w:t>pulsar</w:t>
      </w:r>
      <w:r w:rsidR="00CE621D">
        <w:rPr>
          <w:spacing w:val="-16"/>
          <w:sz w:val="20"/>
        </w:rPr>
        <w:t xml:space="preserve"> </w:t>
      </w:r>
      <w:r w:rsidR="00CE621D">
        <w:rPr>
          <w:sz w:val="20"/>
        </w:rPr>
        <w:t>and</w:t>
      </w:r>
      <w:r w:rsidR="00CE621D">
        <w:rPr>
          <w:spacing w:val="-16"/>
          <w:sz w:val="20"/>
        </w:rPr>
        <w:t xml:space="preserve"> </w:t>
      </w:r>
      <w:r w:rsidR="00CE621D">
        <w:rPr>
          <w:sz w:val="20"/>
        </w:rPr>
        <w:t>the</w:t>
      </w:r>
      <w:r w:rsidR="00CE621D">
        <w:rPr>
          <w:spacing w:val="-15"/>
          <w:sz w:val="20"/>
        </w:rPr>
        <w:t xml:space="preserve"> </w:t>
      </w:r>
      <w:r w:rsidR="00CE621D">
        <w:rPr>
          <w:sz w:val="20"/>
        </w:rPr>
        <w:t>Earth</w:t>
      </w:r>
      <w:r w:rsidR="00CE621D">
        <w:rPr>
          <w:spacing w:val="-16"/>
          <w:sz w:val="20"/>
        </w:rPr>
        <w:t xml:space="preserve"> </w:t>
      </w:r>
      <w:r w:rsidR="00CE621D">
        <w:rPr>
          <w:sz w:val="20"/>
        </w:rPr>
        <w:t>[e.g.</w:t>
      </w:r>
      <w:r w:rsidR="00CE621D">
        <w:rPr>
          <w:spacing w:val="-16"/>
          <w:sz w:val="20"/>
        </w:rPr>
        <w:t xml:space="preserve"> </w:t>
      </w:r>
      <w:r w:rsidR="00CE621D">
        <w:rPr>
          <w:sz w:val="20"/>
        </w:rPr>
        <w:t>21],</w:t>
      </w:r>
      <w:r w:rsidR="00CE621D">
        <w:rPr>
          <w:spacing w:val="-13"/>
          <w:sz w:val="20"/>
        </w:rPr>
        <w:t xml:space="preserve"> </w:t>
      </w:r>
      <w:r w:rsidR="00CE621D">
        <w:rPr>
          <w:sz w:val="20"/>
        </w:rPr>
        <w:t>which</w:t>
      </w:r>
      <w:r w:rsidR="00CE621D">
        <w:rPr>
          <w:spacing w:val="-16"/>
          <w:sz w:val="20"/>
        </w:rPr>
        <w:t xml:space="preserve"> </w:t>
      </w:r>
      <w:r w:rsidR="00CE621D">
        <w:rPr>
          <w:sz w:val="20"/>
        </w:rPr>
        <w:t>must</w:t>
      </w:r>
      <w:r w:rsidR="00CE621D">
        <w:rPr>
          <w:spacing w:val="-15"/>
          <w:sz w:val="20"/>
        </w:rPr>
        <w:t xml:space="preserve"> </w:t>
      </w:r>
      <w:r w:rsidR="00CE621D">
        <w:rPr>
          <w:sz w:val="20"/>
        </w:rPr>
        <w:t>be</w:t>
      </w:r>
      <w:r w:rsidR="00CE621D">
        <w:rPr>
          <w:spacing w:val="-16"/>
          <w:sz w:val="20"/>
        </w:rPr>
        <w:t xml:space="preserve"> </w:t>
      </w:r>
      <w:r w:rsidR="00CE621D">
        <w:rPr>
          <w:sz w:val="20"/>
        </w:rPr>
        <w:t>measured</w:t>
      </w:r>
      <w:r w:rsidR="00CE621D">
        <w:rPr>
          <w:spacing w:val="-16"/>
          <w:sz w:val="20"/>
        </w:rPr>
        <w:t xml:space="preserve"> </w:t>
      </w:r>
      <w:r w:rsidR="00CE621D">
        <w:rPr>
          <w:sz w:val="20"/>
        </w:rPr>
        <w:t>with</w:t>
      </w:r>
      <w:r w:rsidR="00CE621D">
        <w:rPr>
          <w:spacing w:val="-15"/>
          <w:sz w:val="20"/>
        </w:rPr>
        <w:t xml:space="preserve"> </w:t>
      </w:r>
      <w:r w:rsidR="00CE621D">
        <w:rPr>
          <w:sz w:val="20"/>
        </w:rPr>
        <w:t>a</w:t>
      </w:r>
      <w:r w:rsidR="00CE621D">
        <w:rPr>
          <w:spacing w:val="-16"/>
          <w:sz w:val="20"/>
        </w:rPr>
        <w:t xml:space="preserve"> </w:t>
      </w:r>
      <w:r w:rsidR="00CE621D">
        <w:rPr>
          <w:sz w:val="20"/>
        </w:rPr>
        <w:t xml:space="preserve">frac- tional uncertainty of </w:t>
      </w:r>
      <w:r w:rsidR="00CE621D">
        <w:rPr>
          <w:rFonts w:ascii="Georgia" w:hAnsi="Georgia"/>
          <w:sz w:val="20"/>
        </w:rPr>
        <w:t>10</w:t>
      </w:r>
      <w:r w:rsidR="00CE621D">
        <w:rPr>
          <w:rFonts w:ascii="Arial" w:hAnsi="Arial"/>
          <w:i/>
          <w:position w:val="7"/>
          <w:sz w:val="14"/>
        </w:rPr>
        <w:t>−</w:t>
      </w:r>
      <w:r w:rsidR="00CE621D">
        <w:rPr>
          <w:rFonts w:ascii="Century Gothic" w:hAnsi="Century Gothic"/>
          <w:position w:val="7"/>
          <w:sz w:val="14"/>
        </w:rPr>
        <w:t xml:space="preserve">5 </w:t>
      </w:r>
      <w:r w:rsidR="00CE621D">
        <w:rPr>
          <w:sz w:val="20"/>
        </w:rPr>
        <w:t xml:space="preserve">at each observing epoch. In practice, this requires measuring TOAs at widely spaced frequencies. The NANOGrav PFC currently employs a two-receiver strategy to measure DM with the necessary precision, but this approach effectively doubles the observing time needed to obtain a single TOA and makes it difficult to resolve DM variations on intra-day timescales. </w:t>
      </w:r>
      <w:r w:rsidR="00CE621D">
        <w:rPr>
          <w:i/>
          <w:sz w:val="20"/>
        </w:rPr>
        <w:t xml:space="preserve">An UWB observing system will double the observational efficiency of high-precision pulsar timing programs while improving measurements of DM. When coupled with higher pulsar signal-to-noise from the wider instantaneous bandwidth, the NANOGrav </w:t>
      </w:r>
      <w:r w:rsidR="00CE621D">
        <w:rPr>
          <w:i/>
          <w:spacing w:val="-3"/>
          <w:sz w:val="20"/>
        </w:rPr>
        <w:t xml:space="preserve">PFC’s </w:t>
      </w:r>
      <w:r w:rsidR="00CE621D">
        <w:rPr>
          <w:i/>
          <w:sz w:val="20"/>
        </w:rPr>
        <w:t>sensitivity to GWs will increase at twice the rate as without an UWB system</w:t>
      </w:r>
      <w:r w:rsidR="00CE621D">
        <w:rPr>
          <w:sz w:val="20"/>
        </w:rPr>
        <w:t>. This in turn will effectively double the</w:t>
      </w:r>
      <w:r w:rsidR="00CE621D">
        <w:rPr>
          <w:spacing w:val="-9"/>
          <w:sz w:val="20"/>
        </w:rPr>
        <w:t xml:space="preserve"> </w:t>
      </w:r>
      <w:r w:rsidR="00CE621D">
        <w:rPr>
          <w:sz w:val="20"/>
        </w:rPr>
        <w:t>volume</w:t>
      </w:r>
      <w:r w:rsidR="00CE621D">
        <w:rPr>
          <w:spacing w:val="-9"/>
          <w:sz w:val="20"/>
        </w:rPr>
        <w:t xml:space="preserve"> </w:t>
      </w:r>
      <w:r w:rsidR="00CE621D">
        <w:rPr>
          <w:sz w:val="20"/>
        </w:rPr>
        <w:t>over</w:t>
      </w:r>
      <w:r w:rsidR="00CE621D">
        <w:rPr>
          <w:spacing w:val="-9"/>
          <w:sz w:val="20"/>
        </w:rPr>
        <w:t xml:space="preserve"> </w:t>
      </w:r>
      <w:r w:rsidR="00CE621D">
        <w:rPr>
          <w:sz w:val="20"/>
        </w:rPr>
        <w:t>which</w:t>
      </w:r>
      <w:r w:rsidR="00CE621D">
        <w:rPr>
          <w:spacing w:val="-9"/>
          <w:sz w:val="20"/>
        </w:rPr>
        <w:t xml:space="preserve"> </w:t>
      </w:r>
      <w:r w:rsidR="00CE621D">
        <w:rPr>
          <w:sz w:val="20"/>
        </w:rPr>
        <w:t>the</w:t>
      </w:r>
      <w:r w:rsidR="00CE621D">
        <w:rPr>
          <w:spacing w:val="-9"/>
          <w:sz w:val="20"/>
        </w:rPr>
        <w:t xml:space="preserve"> </w:t>
      </w:r>
      <w:r w:rsidR="00CE621D">
        <w:rPr>
          <w:sz w:val="20"/>
        </w:rPr>
        <w:t>NANOGrav</w:t>
      </w:r>
      <w:r w:rsidR="00CE621D">
        <w:rPr>
          <w:spacing w:val="-9"/>
          <w:sz w:val="20"/>
        </w:rPr>
        <w:t xml:space="preserve"> </w:t>
      </w:r>
      <w:r w:rsidR="00CE621D">
        <w:rPr>
          <w:sz w:val="20"/>
        </w:rPr>
        <w:t>PFC</w:t>
      </w:r>
      <w:r w:rsidR="00CE621D">
        <w:rPr>
          <w:spacing w:val="-9"/>
          <w:sz w:val="20"/>
        </w:rPr>
        <w:t xml:space="preserve"> </w:t>
      </w:r>
      <w:r w:rsidR="00CE621D">
        <w:rPr>
          <w:sz w:val="20"/>
        </w:rPr>
        <w:t>is</w:t>
      </w:r>
      <w:r w:rsidR="00CE621D">
        <w:rPr>
          <w:spacing w:val="-9"/>
          <w:sz w:val="20"/>
        </w:rPr>
        <w:t xml:space="preserve"> </w:t>
      </w:r>
      <w:r w:rsidR="00CE621D">
        <w:rPr>
          <w:sz w:val="20"/>
        </w:rPr>
        <w:t>sensitive</w:t>
      </w:r>
      <w:r w:rsidR="00CE621D">
        <w:rPr>
          <w:spacing w:val="-9"/>
          <w:sz w:val="20"/>
        </w:rPr>
        <w:t xml:space="preserve"> </w:t>
      </w:r>
      <w:r w:rsidR="00CE621D">
        <w:rPr>
          <w:sz w:val="20"/>
        </w:rPr>
        <w:t>to</w:t>
      </w:r>
      <w:r w:rsidR="00CE621D">
        <w:rPr>
          <w:spacing w:val="-9"/>
          <w:sz w:val="20"/>
        </w:rPr>
        <w:t xml:space="preserve"> </w:t>
      </w:r>
      <w:r w:rsidR="00CE621D">
        <w:rPr>
          <w:sz w:val="20"/>
        </w:rPr>
        <w:t>individual</w:t>
      </w:r>
      <w:r w:rsidR="00CE621D">
        <w:rPr>
          <w:spacing w:val="-9"/>
          <w:sz w:val="20"/>
        </w:rPr>
        <w:t xml:space="preserve"> </w:t>
      </w:r>
      <w:r w:rsidR="00CE621D">
        <w:rPr>
          <w:sz w:val="20"/>
        </w:rPr>
        <w:t>SMBBHs—analogous</w:t>
      </w:r>
      <w:r w:rsidR="00CE621D">
        <w:rPr>
          <w:spacing w:val="-9"/>
          <w:sz w:val="20"/>
        </w:rPr>
        <w:t xml:space="preserve"> </w:t>
      </w:r>
      <w:r w:rsidR="00CE621D">
        <w:rPr>
          <w:sz w:val="20"/>
        </w:rPr>
        <w:t>to</w:t>
      </w:r>
      <w:r w:rsidR="00CE621D">
        <w:rPr>
          <w:spacing w:val="-9"/>
          <w:sz w:val="20"/>
        </w:rPr>
        <w:t xml:space="preserve"> </w:t>
      </w:r>
      <w:r w:rsidR="00CE621D">
        <w:rPr>
          <w:sz w:val="20"/>
        </w:rPr>
        <w:t>the</w:t>
      </w:r>
      <w:r w:rsidR="00CE621D">
        <w:rPr>
          <w:spacing w:val="-9"/>
          <w:sz w:val="20"/>
        </w:rPr>
        <w:t xml:space="preserve"> </w:t>
      </w:r>
      <w:r w:rsidR="00CE621D">
        <w:rPr>
          <w:sz w:val="20"/>
        </w:rPr>
        <w:t xml:space="preserve">improve- ment between the first phase of the Laser Interferometric Observatory for Gravitational </w:t>
      </w:r>
      <w:r w:rsidR="00CE621D">
        <w:rPr>
          <w:spacing w:val="-4"/>
          <w:sz w:val="20"/>
        </w:rPr>
        <w:t xml:space="preserve">Waves </w:t>
      </w:r>
      <w:r w:rsidR="00CE621D">
        <w:rPr>
          <w:sz w:val="20"/>
        </w:rPr>
        <w:t>(LIGO) and Advanced</w:t>
      </w:r>
      <w:r w:rsidR="00CE621D">
        <w:rPr>
          <w:spacing w:val="-7"/>
          <w:sz w:val="20"/>
        </w:rPr>
        <w:t xml:space="preserve"> </w:t>
      </w:r>
      <w:r w:rsidR="00CE621D">
        <w:rPr>
          <w:sz w:val="20"/>
        </w:rPr>
        <w:t>LIGO.</w:t>
      </w:r>
    </w:p>
    <w:p w14:paraId="751AAF55" w14:textId="77777777" w:rsidR="00656154" w:rsidRDefault="00CE621D">
      <w:pPr>
        <w:pStyle w:val="BodyText"/>
        <w:spacing w:before="118"/>
        <w:ind w:left="100" w:right="106"/>
      </w:pPr>
      <w:r>
        <w:rPr>
          <w:b/>
        </w:rPr>
        <w:t xml:space="preserve">Radio </w:t>
      </w:r>
      <w:r>
        <w:rPr>
          <w:b/>
          <w:spacing w:val="-3"/>
        </w:rPr>
        <w:t xml:space="preserve">Transients: </w:t>
      </w:r>
      <w:r>
        <w:t>The UWB system will be a powerful tool for expanding our knowledge of radio tran- sients</w:t>
      </w:r>
      <w:r>
        <w:rPr>
          <w:spacing w:val="-13"/>
        </w:rPr>
        <w:t xml:space="preserve"> </w:t>
      </w:r>
      <w:r>
        <w:t>with</w:t>
      </w:r>
      <w:r>
        <w:rPr>
          <w:spacing w:val="-13"/>
        </w:rPr>
        <w:t xml:space="preserve"> </w:t>
      </w:r>
      <w:r>
        <w:t>variable</w:t>
      </w:r>
      <w:r>
        <w:rPr>
          <w:spacing w:val="-13"/>
        </w:rPr>
        <w:t xml:space="preserve"> </w:t>
      </w:r>
      <w:r>
        <w:t>spectro-temporal</w:t>
      </w:r>
      <w:r>
        <w:rPr>
          <w:spacing w:val="-13"/>
        </w:rPr>
        <w:t xml:space="preserve"> </w:t>
      </w:r>
      <w:r>
        <w:t>behavior.</w:t>
      </w:r>
      <w:r>
        <w:rPr>
          <w:spacing w:val="3"/>
        </w:rPr>
        <w:t xml:space="preserve"> </w:t>
      </w:r>
      <w:r>
        <w:t>One</w:t>
      </w:r>
      <w:r>
        <w:rPr>
          <w:spacing w:val="-13"/>
        </w:rPr>
        <w:t xml:space="preserve"> </w:t>
      </w:r>
      <w:r>
        <w:t>such</w:t>
      </w:r>
      <w:r>
        <w:rPr>
          <w:spacing w:val="-13"/>
        </w:rPr>
        <w:t xml:space="preserve"> </w:t>
      </w:r>
      <w:r>
        <w:t>population</w:t>
      </w:r>
      <w:r>
        <w:rPr>
          <w:spacing w:val="-13"/>
        </w:rPr>
        <w:t xml:space="preserve"> </w:t>
      </w:r>
      <w:r>
        <w:t>are</w:t>
      </w:r>
      <w:r>
        <w:rPr>
          <w:spacing w:val="-13"/>
        </w:rPr>
        <w:t xml:space="preserve"> </w:t>
      </w:r>
      <w:r>
        <w:t>fast</w:t>
      </w:r>
      <w:r>
        <w:rPr>
          <w:spacing w:val="-13"/>
        </w:rPr>
        <w:t xml:space="preserve"> </w:t>
      </w:r>
      <w:r>
        <w:t>radio</w:t>
      </w:r>
      <w:r>
        <w:rPr>
          <w:spacing w:val="-13"/>
        </w:rPr>
        <w:t xml:space="preserve"> </w:t>
      </w:r>
      <w:r>
        <w:t>bursts</w:t>
      </w:r>
      <w:r>
        <w:rPr>
          <w:spacing w:val="-13"/>
        </w:rPr>
        <w:t xml:space="preserve"> </w:t>
      </w:r>
      <w:r>
        <w:t>(FRBs)</w:t>
      </w:r>
      <w:r>
        <w:rPr>
          <w:spacing w:val="-13"/>
        </w:rPr>
        <w:t xml:space="preserve"> </w:t>
      </w:r>
      <w:r>
        <w:t>—</w:t>
      </w:r>
      <w:r>
        <w:rPr>
          <w:spacing w:val="-13"/>
        </w:rPr>
        <w:t xml:space="preserve"> </w:t>
      </w:r>
      <w:r>
        <w:t>millisec- ond</w:t>
      </w:r>
      <w:r>
        <w:rPr>
          <w:spacing w:val="-12"/>
        </w:rPr>
        <w:t xml:space="preserve"> </w:t>
      </w:r>
      <w:r>
        <w:t>duration</w:t>
      </w:r>
      <w:r>
        <w:rPr>
          <w:spacing w:val="-11"/>
        </w:rPr>
        <w:t xml:space="preserve"> </w:t>
      </w:r>
      <w:r>
        <w:t>radio-frequency</w:t>
      </w:r>
      <w:r>
        <w:rPr>
          <w:spacing w:val="-12"/>
        </w:rPr>
        <w:t xml:space="preserve"> </w:t>
      </w:r>
      <w:r>
        <w:t>pulses</w:t>
      </w:r>
      <w:r>
        <w:rPr>
          <w:spacing w:val="-11"/>
        </w:rPr>
        <w:t xml:space="preserve"> </w:t>
      </w:r>
      <w:r>
        <w:t>that</w:t>
      </w:r>
      <w:r>
        <w:rPr>
          <w:spacing w:val="-12"/>
        </w:rPr>
        <w:t xml:space="preserve"> </w:t>
      </w:r>
      <w:r>
        <w:t>originate</w:t>
      </w:r>
      <w:r>
        <w:rPr>
          <w:spacing w:val="-12"/>
        </w:rPr>
        <w:t xml:space="preserve"> </w:t>
      </w:r>
      <w:r>
        <w:t>in</w:t>
      </w:r>
      <w:r>
        <w:rPr>
          <w:spacing w:val="-11"/>
        </w:rPr>
        <w:t xml:space="preserve"> </w:t>
      </w:r>
      <w:r>
        <w:t>distant</w:t>
      </w:r>
      <w:r>
        <w:rPr>
          <w:spacing w:val="-12"/>
        </w:rPr>
        <w:t xml:space="preserve"> </w:t>
      </w:r>
      <w:r>
        <w:t>galaxies</w:t>
      </w:r>
      <w:r>
        <w:rPr>
          <w:spacing w:val="-11"/>
        </w:rPr>
        <w:t xml:space="preserve"> </w:t>
      </w:r>
      <w:r>
        <w:t>[20,</w:t>
      </w:r>
      <w:r>
        <w:rPr>
          <w:spacing w:val="-10"/>
        </w:rPr>
        <w:t xml:space="preserve"> </w:t>
      </w:r>
      <w:r>
        <w:t>40].</w:t>
      </w:r>
      <w:r>
        <w:rPr>
          <w:spacing w:val="5"/>
        </w:rPr>
        <w:t xml:space="preserve"> </w:t>
      </w:r>
      <w:r>
        <w:t>Their</w:t>
      </w:r>
      <w:r>
        <w:rPr>
          <w:spacing w:val="-12"/>
        </w:rPr>
        <w:t xml:space="preserve"> </w:t>
      </w:r>
      <w:r>
        <w:t>physical</w:t>
      </w:r>
      <w:r>
        <w:rPr>
          <w:spacing w:val="-11"/>
        </w:rPr>
        <w:t xml:space="preserve"> </w:t>
      </w:r>
      <w:r>
        <w:t>origin</w:t>
      </w:r>
      <w:r>
        <w:rPr>
          <w:spacing w:val="-12"/>
        </w:rPr>
        <w:t xml:space="preserve"> </w:t>
      </w:r>
      <w:r>
        <w:t>is</w:t>
      </w:r>
      <w:r>
        <w:rPr>
          <w:spacing w:val="-12"/>
        </w:rPr>
        <w:t xml:space="preserve"> </w:t>
      </w:r>
      <w:r>
        <w:t>one</w:t>
      </w:r>
      <w:r>
        <w:rPr>
          <w:spacing w:val="-11"/>
        </w:rPr>
        <w:t xml:space="preserve"> </w:t>
      </w:r>
      <w:r>
        <w:t>of the</w:t>
      </w:r>
      <w:r>
        <w:rPr>
          <w:spacing w:val="-14"/>
        </w:rPr>
        <w:t xml:space="preserve"> </w:t>
      </w:r>
      <w:r>
        <w:t>most</w:t>
      </w:r>
      <w:r>
        <w:rPr>
          <w:spacing w:val="-14"/>
        </w:rPr>
        <w:t xml:space="preserve"> </w:t>
      </w:r>
      <w:r>
        <w:t>pressing</w:t>
      </w:r>
      <w:r>
        <w:rPr>
          <w:spacing w:val="-14"/>
        </w:rPr>
        <w:t xml:space="preserve"> </w:t>
      </w:r>
      <w:r>
        <w:t>mysteries</w:t>
      </w:r>
      <w:r>
        <w:rPr>
          <w:spacing w:val="-14"/>
        </w:rPr>
        <w:t xml:space="preserve"> </w:t>
      </w:r>
      <w:r>
        <w:t>in</w:t>
      </w:r>
      <w:r>
        <w:rPr>
          <w:spacing w:val="-14"/>
        </w:rPr>
        <w:t xml:space="preserve"> </w:t>
      </w:r>
      <w:r>
        <w:t>astronomy</w:t>
      </w:r>
      <w:r>
        <w:rPr>
          <w:spacing w:val="-14"/>
        </w:rPr>
        <w:t xml:space="preserve"> </w:t>
      </w:r>
      <w:r>
        <w:t>and</w:t>
      </w:r>
      <w:r>
        <w:rPr>
          <w:spacing w:val="-14"/>
        </w:rPr>
        <w:t xml:space="preserve"> </w:t>
      </w:r>
      <w:r>
        <w:t>will</w:t>
      </w:r>
      <w:r>
        <w:rPr>
          <w:spacing w:val="-14"/>
        </w:rPr>
        <w:t xml:space="preserve"> </w:t>
      </w:r>
      <w:r>
        <w:t>be</w:t>
      </w:r>
      <w:r>
        <w:rPr>
          <w:spacing w:val="-14"/>
        </w:rPr>
        <w:t xml:space="preserve"> </w:t>
      </w:r>
      <w:r>
        <w:t>a</w:t>
      </w:r>
      <w:r>
        <w:rPr>
          <w:spacing w:val="-14"/>
        </w:rPr>
        <w:t xml:space="preserve"> </w:t>
      </w:r>
      <w:r>
        <w:t>major</w:t>
      </w:r>
      <w:r>
        <w:rPr>
          <w:spacing w:val="-14"/>
        </w:rPr>
        <w:t xml:space="preserve"> </w:t>
      </w:r>
      <w:r>
        <w:t>area</w:t>
      </w:r>
      <w:r>
        <w:rPr>
          <w:spacing w:val="-14"/>
        </w:rPr>
        <w:t xml:space="preserve"> </w:t>
      </w:r>
      <w:r>
        <w:t>of</w:t>
      </w:r>
      <w:r>
        <w:rPr>
          <w:spacing w:val="-14"/>
        </w:rPr>
        <w:t xml:space="preserve"> </w:t>
      </w:r>
      <w:r>
        <w:t>research</w:t>
      </w:r>
      <w:r>
        <w:rPr>
          <w:spacing w:val="-14"/>
        </w:rPr>
        <w:t xml:space="preserve"> </w:t>
      </w:r>
      <w:r>
        <w:t>in</w:t>
      </w:r>
      <w:r>
        <w:rPr>
          <w:spacing w:val="-14"/>
        </w:rPr>
        <w:t xml:space="preserve"> </w:t>
      </w:r>
      <w:r>
        <w:t>the</w:t>
      </w:r>
      <w:r>
        <w:rPr>
          <w:spacing w:val="-14"/>
        </w:rPr>
        <w:t xml:space="preserve"> </w:t>
      </w:r>
      <w:r>
        <w:t>coming</w:t>
      </w:r>
      <w:r>
        <w:rPr>
          <w:spacing w:val="-14"/>
        </w:rPr>
        <w:t xml:space="preserve"> </w:t>
      </w:r>
      <w:r>
        <w:t>decade.</w:t>
      </w:r>
      <w:r>
        <w:rPr>
          <w:spacing w:val="4"/>
        </w:rPr>
        <w:t xml:space="preserve"> </w:t>
      </w:r>
      <w:r>
        <w:rPr>
          <w:spacing w:val="-3"/>
        </w:rPr>
        <w:t xml:space="preserve">To-date, </w:t>
      </w:r>
      <w:r>
        <w:t>only one FRB has been observed to repeat (FRB 121102; [36, 37]), a fact which has enabled the only precise interferometric</w:t>
      </w:r>
      <w:r>
        <w:rPr>
          <w:spacing w:val="-8"/>
        </w:rPr>
        <w:t xml:space="preserve"> </w:t>
      </w:r>
      <w:r>
        <w:t>localization</w:t>
      </w:r>
      <w:r>
        <w:rPr>
          <w:spacing w:val="-8"/>
        </w:rPr>
        <w:t xml:space="preserve"> </w:t>
      </w:r>
      <w:r>
        <w:t>of</w:t>
      </w:r>
      <w:r>
        <w:rPr>
          <w:spacing w:val="-8"/>
        </w:rPr>
        <w:t xml:space="preserve"> </w:t>
      </w:r>
      <w:r>
        <w:t>an</w:t>
      </w:r>
      <w:r>
        <w:rPr>
          <w:spacing w:val="-8"/>
        </w:rPr>
        <w:t xml:space="preserve"> </w:t>
      </w:r>
      <w:r>
        <w:t>FRB</w:t>
      </w:r>
      <w:r>
        <w:rPr>
          <w:spacing w:val="-8"/>
        </w:rPr>
        <w:t xml:space="preserve"> </w:t>
      </w:r>
      <w:r>
        <w:t>to</w:t>
      </w:r>
      <w:r>
        <w:rPr>
          <w:spacing w:val="-8"/>
        </w:rPr>
        <w:t xml:space="preserve"> </w:t>
      </w:r>
      <w:r>
        <w:t>a</w:t>
      </w:r>
      <w:r>
        <w:rPr>
          <w:spacing w:val="-8"/>
        </w:rPr>
        <w:t xml:space="preserve"> </w:t>
      </w:r>
      <w:r>
        <w:t>host</w:t>
      </w:r>
      <w:r>
        <w:rPr>
          <w:spacing w:val="-8"/>
        </w:rPr>
        <w:t xml:space="preserve"> </w:t>
      </w:r>
      <w:r>
        <w:t>galaxy</w:t>
      </w:r>
      <w:r>
        <w:rPr>
          <w:spacing w:val="-8"/>
        </w:rPr>
        <w:t xml:space="preserve"> </w:t>
      </w:r>
      <w:r>
        <w:t>[8,</w:t>
      </w:r>
      <w:r>
        <w:rPr>
          <w:spacing w:val="-7"/>
        </w:rPr>
        <w:t xml:space="preserve"> </w:t>
      </w:r>
      <w:r>
        <w:t>39],</w:t>
      </w:r>
      <w:r>
        <w:rPr>
          <w:spacing w:val="-7"/>
        </w:rPr>
        <w:t xml:space="preserve"> </w:t>
      </w:r>
      <w:r>
        <w:t>as</w:t>
      </w:r>
      <w:r>
        <w:rPr>
          <w:spacing w:val="-8"/>
        </w:rPr>
        <w:t xml:space="preserve"> </w:t>
      </w:r>
      <w:r>
        <w:t>well</w:t>
      </w:r>
      <w:r>
        <w:rPr>
          <w:spacing w:val="-8"/>
        </w:rPr>
        <w:t xml:space="preserve"> </w:t>
      </w:r>
      <w:r>
        <w:t>as</w:t>
      </w:r>
      <w:r>
        <w:rPr>
          <w:spacing w:val="-8"/>
        </w:rPr>
        <w:t xml:space="preserve"> </w:t>
      </w:r>
      <w:r>
        <w:t>long-duration</w:t>
      </w:r>
      <w:r>
        <w:rPr>
          <w:spacing w:val="-8"/>
        </w:rPr>
        <w:t xml:space="preserve"> </w:t>
      </w:r>
      <w:r>
        <w:t>study</w:t>
      </w:r>
      <w:r>
        <w:rPr>
          <w:spacing w:val="-8"/>
        </w:rPr>
        <w:t xml:space="preserve"> </w:t>
      </w:r>
      <w:r>
        <w:t>of</w:t>
      </w:r>
      <w:r>
        <w:rPr>
          <w:spacing w:val="-8"/>
        </w:rPr>
        <w:t xml:space="preserve"> </w:t>
      </w:r>
      <w:r>
        <w:t>the</w:t>
      </w:r>
      <w:r>
        <w:rPr>
          <w:spacing w:val="-8"/>
        </w:rPr>
        <w:t xml:space="preserve"> </w:t>
      </w:r>
      <w:r>
        <w:t xml:space="preserve">changing characteristics of the bursts (e.g. DM, Faraday rotation measure (RM), and burst morphology; [29]). </w:t>
      </w:r>
      <w:r>
        <w:rPr>
          <w:spacing w:val="-3"/>
        </w:rPr>
        <w:t xml:space="preserve">With </w:t>
      </w:r>
      <w:r>
        <w:t xml:space="preserve">telescopes like the Australian SKA Pathfinder and the Canadian </w:t>
      </w:r>
      <w:r>
        <w:rPr>
          <w:spacing w:val="2"/>
        </w:rPr>
        <w:t xml:space="preserve">HI </w:t>
      </w:r>
      <w:r>
        <w:t>Intensity Mapping Experiment poised to</w:t>
      </w:r>
      <w:r>
        <w:rPr>
          <w:spacing w:val="-4"/>
        </w:rPr>
        <w:t xml:space="preserve"> </w:t>
      </w:r>
      <w:r>
        <w:t>discover</w:t>
      </w:r>
      <w:r>
        <w:rPr>
          <w:spacing w:val="-4"/>
        </w:rPr>
        <w:t xml:space="preserve"> </w:t>
      </w:r>
      <w:r>
        <w:t>dozens</w:t>
      </w:r>
      <w:r>
        <w:rPr>
          <w:spacing w:val="-4"/>
        </w:rPr>
        <w:t xml:space="preserve"> </w:t>
      </w:r>
      <w:r>
        <w:t>(if</w:t>
      </w:r>
      <w:r>
        <w:rPr>
          <w:spacing w:val="-4"/>
        </w:rPr>
        <w:t xml:space="preserve"> </w:t>
      </w:r>
      <w:r>
        <w:t>not</w:t>
      </w:r>
      <w:r>
        <w:rPr>
          <w:spacing w:val="-4"/>
        </w:rPr>
        <w:t xml:space="preserve"> </w:t>
      </w:r>
      <w:r>
        <w:t>hundreds)</w:t>
      </w:r>
      <w:r>
        <w:rPr>
          <w:spacing w:val="-4"/>
        </w:rPr>
        <w:t xml:space="preserve"> </w:t>
      </w:r>
      <w:r>
        <w:t>of</w:t>
      </w:r>
      <w:r>
        <w:rPr>
          <w:spacing w:val="-4"/>
        </w:rPr>
        <w:t xml:space="preserve"> </w:t>
      </w:r>
      <w:r>
        <w:t>new</w:t>
      </w:r>
      <w:r>
        <w:rPr>
          <w:spacing w:val="-4"/>
        </w:rPr>
        <w:t xml:space="preserve"> </w:t>
      </w:r>
      <w:r>
        <w:t>FRBs</w:t>
      </w:r>
      <w:r>
        <w:rPr>
          <w:spacing w:val="-4"/>
        </w:rPr>
        <w:t xml:space="preserve"> </w:t>
      </w:r>
      <w:r>
        <w:t>[35,</w:t>
      </w:r>
      <w:r>
        <w:rPr>
          <w:spacing w:val="-4"/>
        </w:rPr>
        <w:t xml:space="preserve"> </w:t>
      </w:r>
      <w:r>
        <w:t>3],</w:t>
      </w:r>
      <w:r>
        <w:rPr>
          <w:spacing w:val="-4"/>
        </w:rPr>
        <w:t xml:space="preserve"> </w:t>
      </w:r>
      <w:r>
        <w:t>more</w:t>
      </w:r>
      <w:r>
        <w:rPr>
          <w:spacing w:val="-4"/>
        </w:rPr>
        <w:t xml:space="preserve"> </w:t>
      </w:r>
      <w:r>
        <w:t>repeaters</w:t>
      </w:r>
      <w:r>
        <w:rPr>
          <w:spacing w:val="-4"/>
        </w:rPr>
        <w:t xml:space="preserve"> </w:t>
      </w:r>
      <w:r>
        <w:t>are</w:t>
      </w:r>
      <w:r>
        <w:rPr>
          <w:spacing w:val="-4"/>
        </w:rPr>
        <w:t xml:space="preserve"> </w:t>
      </w:r>
      <w:r>
        <w:t>sure</w:t>
      </w:r>
      <w:r>
        <w:rPr>
          <w:spacing w:val="-4"/>
        </w:rPr>
        <w:t xml:space="preserve"> </w:t>
      </w:r>
      <w:r>
        <w:t>to</w:t>
      </w:r>
      <w:r>
        <w:rPr>
          <w:spacing w:val="-4"/>
        </w:rPr>
        <w:t xml:space="preserve"> </w:t>
      </w:r>
      <w:r>
        <w:rPr>
          <w:spacing w:val="-3"/>
        </w:rPr>
        <w:t>follow.</w:t>
      </w:r>
    </w:p>
    <w:p w14:paraId="1BC54957" w14:textId="77777777" w:rsidR="00656154" w:rsidRDefault="00CE621D">
      <w:pPr>
        <w:pStyle w:val="BodyText"/>
        <w:spacing w:before="118"/>
        <w:ind w:left="100" w:right="106"/>
      </w:pPr>
      <w:r>
        <w:t>FRB 121102 exhibits dramatic burst-to-burst spectro-temporal variation (see Figure 2) including a) a</w:t>
      </w:r>
      <w:r>
        <w:rPr>
          <w:spacing w:val="-14"/>
        </w:rPr>
        <w:t xml:space="preserve"> </w:t>
      </w:r>
      <w:r>
        <w:t>highly variable power-law spectral index; b) non-power-law spectral shapes including band-limited bursts; c) changing</w:t>
      </w:r>
      <w:r>
        <w:rPr>
          <w:spacing w:val="-12"/>
        </w:rPr>
        <w:t xml:space="preserve"> </w:t>
      </w:r>
      <w:r>
        <w:t>peak</w:t>
      </w:r>
      <w:r>
        <w:rPr>
          <w:spacing w:val="-12"/>
        </w:rPr>
        <w:t xml:space="preserve"> </w:t>
      </w:r>
      <w:r>
        <w:t>frequency;</w:t>
      </w:r>
      <w:r>
        <w:rPr>
          <w:spacing w:val="-10"/>
        </w:rPr>
        <w:t xml:space="preserve"> </w:t>
      </w:r>
      <w:r>
        <w:t>d)</w:t>
      </w:r>
      <w:r>
        <w:rPr>
          <w:spacing w:val="-12"/>
        </w:rPr>
        <w:t xml:space="preserve"> </w:t>
      </w:r>
      <w:r>
        <w:t>changing</w:t>
      </w:r>
      <w:r>
        <w:rPr>
          <w:spacing w:val="-12"/>
        </w:rPr>
        <w:t xml:space="preserve"> </w:t>
      </w:r>
      <w:r>
        <w:t>burst</w:t>
      </w:r>
      <w:r>
        <w:rPr>
          <w:spacing w:val="-12"/>
        </w:rPr>
        <w:t xml:space="preserve"> </w:t>
      </w:r>
      <w:r>
        <w:t>morphology;</w:t>
      </w:r>
      <w:r>
        <w:rPr>
          <w:spacing w:val="-10"/>
        </w:rPr>
        <w:t xml:space="preserve"> </w:t>
      </w:r>
      <w:r>
        <w:t>and</w:t>
      </w:r>
      <w:r>
        <w:rPr>
          <w:spacing w:val="-12"/>
        </w:rPr>
        <w:t xml:space="preserve"> </w:t>
      </w:r>
      <w:r>
        <w:t>e)</w:t>
      </w:r>
      <w:r>
        <w:rPr>
          <w:spacing w:val="-12"/>
        </w:rPr>
        <w:t xml:space="preserve"> </w:t>
      </w:r>
      <w:r>
        <w:t>distinct</w:t>
      </w:r>
      <w:r>
        <w:rPr>
          <w:spacing w:val="-12"/>
        </w:rPr>
        <w:t xml:space="preserve"> </w:t>
      </w:r>
      <w:r>
        <w:t>sub-bursts</w:t>
      </w:r>
      <w:r>
        <w:rPr>
          <w:spacing w:val="-12"/>
        </w:rPr>
        <w:t xml:space="preserve"> </w:t>
      </w:r>
      <w:r>
        <w:t>that</w:t>
      </w:r>
      <w:r>
        <w:rPr>
          <w:spacing w:val="-12"/>
        </w:rPr>
        <w:t xml:space="preserve"> </w:t>
      </w:r>
      <w:r>
        <w:t>drift</w:t>
      </w:r>
      <w:r>
        <w:rPr>
          <w:spacing w:val="-12"/>
        </w:rPr>
        <w:t xml:space="preserve"> </w:t>
      </w:r>
      <w:r>
        <w:t>towards</w:t>
      </w:r>
      <w:r>
        <w:rPr>
          <w:spacing w:val="-12"/>
        </w:rPr>
        <w:t xml:space="preserve"> </w:t>
      </w:r>
      <w:r>
        <w:t>lower peak</w:t>
      </w:r>
      <w:r>
        <w:rPr>
          <w:spacing w:val="-12"/>
        </w:rPr>
        <w:t xml:space="preserve"> </w:t>
      </w:r>
      <w:r>
        <w:t>frequencies</w:t>
      </w:r>
      <w:r>
        <w:rPr>
          <w:spacing w:val="-11"/>
        </w:rPr>
        <w:t xml:space="preserve"> </w:t>
      </w:r>
      <w:r>
        <w:t>with</w:t>
      </w:r>
      <w:r>
        <w:rPr>
          <w:spacing w:val="-12"/>
        </w:rPr>
        <w:t xml:space="preserve"> </w:t>
      </w:r>
      <w:r>
        <w:t>time</w:t>
      </w:r>
      <w:r>
        <w:rPr>
          <w:spacing w:val="-12"/>
        </w:rPr>
        <w:t xml:space="preserve"> </w:t>
      </w:r>
      <w:r>
        <w:t>within</w:t>
      </w:r>
      <w:r>
        <w:rPr>
          <w:spacing w:val="-11"/>
        </w:rPr>
        <w:t xml:space="preserve"> </w:t>
      </w:r>
      <w:r>
        <w:t>the</w:t>
      </w:r>
      <w:r>
        <w:rPr>
          <w:spacing w:val="-12"/>
        </w:rPr>
        <w:t xml:space="preserve"> </w:t>
      </w:r>
      <w:r>
        <w:t>larger</w:t>
      </w:r>
      <w:r>
        <w:rPr>
          <w:spacing w:val="-11"/>
        </w:rPr>
        <w:t xml:space="preserve"> </w:t>
      </w:r>
      <w:r>
        <w:t>burst</w:t>
      </w:r>
      <w:r>
        <w:rPr>
          <w:spacing w:val="-12"/>
        </w:rPr>
        <w:t xml:space="preserve"> </w:t>
      </w:r>
      <w:r>
        <w:t>envelope</w:t>
      </w:r>
      <w:r>
        <w:rPr>
          <w:spacing w:val="-12"/>
        </w:rPr>
        <w:t xml:space="preserve"> </w:t>
      </w:r>
      <w:r>
        <w:t>[37,</w:t>
      </w:r>
      <w:r>
        <w:rPr>
          <w:spacing w:val="-10"/>
        </w:rPr>
        <w:t xml:space="preserve"> </w:t>
      </w:r>
      <w:r>
        <w:t>34,</w:t>
      </w:r>
      <w:r>
        <w:rPr>
          <w:spacing w:val="-10"/>
        </w:rPr>
        <w:t xml:space="preserve"> </w:t>
      </w:r>
      <w:r>
        <w:t>15].</w:t>
      </w:r>
      <w:r>
        <w:rPr>
          <w:spacing w:val="5"/>
        </w:rPr>
        <w:t xml:space="preserve"> </w:t>
      </w:r>
      <w:r>
        <w:t>It</w:t>
      </w:r>
      <w:r>
        <w:rPr>
          <w:spacing w:val="-12"/>
        </w:rPr>
        <w:t xml:space="preserve"> </w:t>
      </w:r>
      <w:r>
        <w:t>is</w:t>
      </w:r>
      <w:r>
        <w:rPr>
          <w:spacing w:val="-11"/>
        </w:rPr>
        <w:t xml:space="preserve"> </w:t>
      </w:r>
      <w:r>
        <w:t>not</w:t>
      </w:r>
      <w:r>
        <w:rPr>
          <w:spacing w:val="-12"/>
        </w:rPr>
        <w:t xml:space="preserve"> </w:t>
      </w:r>
      <w:r>
        <w:t>yet</w:t>
      </w:r>
      <w:r>
        <w:rPr>
          <w:spacing w:val="-12"/>
        </w:rPr>
        <w:t xml:space="preserve"> </w:t>
      </w:r>
      <w:r>
        <w:t>clear</w:t>
      </w:r>
      <w:r>
        <w:rPr>
          <w:spacing w:val="-11"/>
        </w:rPr>
        <w:t xml:space="preserve"> </w:t>
      </w:r>
      <w:r>
        <w:t>if</w:t>
      </w:r>
      <w:r>
        <w:rPr>
          <w:spacing w:val="-12"/>
        </w:rPr>
        <w:t xml:space="preserve"> </w:t>
      </w:r>
      <w:r>
        <w:t>these</w:t>
      </w:r>
      <w:r>
        <w:rPr>
          <w:spacing w:val="-12"/>
        </w:rPr>
        <w:t xml:space="preserve"> </w:t>
      </w:r>
      <w:r>
        <w:t>features</w:t>
      </w:r>
      <w:r>
        <w:rPr>
          <w:spacing w:val="-11"/>
        </w:rPr>
        <w:t xml:space="preserve"> </w:t>
      </w:r>
      <w:r>
        <w:t xml:space="preserve">are intrinsic or related to the local </w:t>
      </w:r>
      <w:del w:id="33" w:author="Laura Jensen" w:date="2018-11-13T09:27:00Z">
        <w:r w:rsidRPr="00CE621D" w:rsidDel="00CE621D">
          <w:rPr>
            <w:highlight w:val="yellow"/>
            <w:rPrChange w:id="34" w:author="Laura Jensen" w:date="2018-11-13T09:27:00Z">
              <w:rPr/>
            </w:rPrChange>
          </w:rPr>
          <w:delText>enviroment</w:delText>
        </w:r>
      </w:del>
      <w:ins w:id="35" w:author="Laura Jensen" w:date="2018-11-13T09:27:00Z">
        <w:r w:rsidRPr="00CE621D">
          <w:rPr>
            <w:highlight w:val="yellow"/>
            <w:rPrChange w:id="36" w:author="Laura Jensen" w:date="2018-11-13T09:27:00Z">
              <w:rPr/>
            </w:rPrChange>
          </w:rPr>
          <w:t>environment</w:t>
        </w:r>
      </w:ins>
      <w:r>
        <w:t xml:space="preserve"> [e.g. 10, 24]. There is also some evidence for secular changes in DM</w:t>
      </w:r>
      <w:r>
        <w:rPr>
          <w:spacing w:val="-4"/>
        </w:rPr>
        <w:t xml:space="preserve"> </w:t>
      </w:r>
      <w:r>
        <w:t>and</w:t>
      </w:r>
      <w:r>
        <w:rPr>
          <w:spacing w:val="-4"/>
        </w:rPr>
        <w:t xml:space="preserve"> </w:t>
      </w:r>
      <w:r>
        <w:t>RM</w:t>
      </w:r>
      <w:r>
        <w:rPr>
          <w:spacing w:val="-4"/>
        </w:rPr>
        <w:t xml:space="preserve"> </w:t>
      </w:r>
      <w:r>
        <w:t>[29,</w:t>
      </w:r>
      <w:r>
        <w:rPr>
          <w:spacing w:val="-4"/>
        </w:rPr>
        <w:t xml:space="preserve"> </w:t>
      </w:r>
      <w:r>
        <w:t>15].</w:t>
      </w:r>
      <w:r>
        <w:rPr>
          <w:spacing w:val="8"/>
        </w:rPr>
        <w:t xml:space="preserve"> </w:t>
      </w:r>
      <w:r>
        <w:t>All</w:t>
      </w:r>
      <w:r>
        <w:rPr>
          <w:spacing w:val="-4"/>
        </w:rPr>
        <w:t xml:space="preserve"> </w:t>
      </w:r>
      <w:r>
        <w:t>bursts</w:t>
      </w:r>
      <w:r>
        <w:rPr>
          <w:spacing w:val="-4"/>
        </w:rPr>
        <w:t xml:space="preserve"> </w:t>
      </w:r>
      <w:r>
        <w:t>thus</w:t>
      </w:r>
      <w:r>
        <w:rPr>
          <w:spacing w:val="-4"/>
        </w:rPr>
        <w:t xml:space="preserve"> </w:t>
      </w:r>
      <w:r>
        <w:t>far</w:t>
      </w:r>
      <w:r>
        <w:rPr>
          <w:spacing w:val="-4"/>
        </w:rPr>
        <w:t xml:space="preserve"> </w:t>
      </w:r>
      <w:r>
        <w:t>have</w:t>
      </w:r>
      <w:r>
        <w:rPr>
          <w:spacing w:val="-4"/>
        </w:rPr>
        <w:t xml:space="preserve"> </w:t>
      </w:r>
      <w:r>
        <w:t>been</w:t>
      </w:r>
      <w:r>
        <w:rPr>
          <w:spacing w:val="-4"/>
        </w:rPr>
        <w:t xml:space="preserve"> </w:t>
      </w:r>
      <w:r>
        <w:t>detected</w:t>
      </w:r>
      <w:r>
        <w:rPr>
          <w:spacing w:val="-4"/>
        </w:rPr>
        <w:t xml:space="preserve"> </w:t>
      </w:r>
      <w:r>
        <w:t>between</w:t>
      </w:r>
      <w:r>
        <w:rPr>
          <w:spacing w:val="-4"/>
        </w:rPr>
        <w:t xml:space="preserve"> </w:t>
      </w:r>
      <w:r>
        <w:rPr>
          <w:rFonts w:ascii="Georgia" w:hAnsi="Georgia"/>
        </w:rPr>
        <w:t>1</w:t>
      </w:r>
      <w:r>
        <w:t>–</w:t>
      </w:r>
      <w:r>
        <w:rPr>
          <w:rFonts w:ascii="Georgia" w:hAnsi="Georgia"/>
        </w:rPr>
        <w:t>8</w:t>
      </w:r>
      <w:r>
        <w:rPr>
          <w:rFonts w:ascii="Georgia" w:hAnsi="Georgia"/>
          <w:spacing w:val="4"/>
        </w:rPr>
        <w:t xml:space="preserve"> </w:t>
      </w:r>
      <w:r>
        <w:t>GHz</w:t>
      </w:r>
      <w:r>
        <w:rPr>
          <w:spacing w:val="-4"/>
        </w:rPr>
        <w:t xml:space="preserve"> </w:t>
      </w:r>
      <w:r>
        <w:t>despite</w:t>
      </w:r>
      <w:r>
        <w:rPr>
          <w:spacing w:val="-4"/>
        </w:rPr>
        <w:t xml:space="preserve"> </w:t>
      </w:r>
      <w:r>
        <w:t>significant</w:t>
      </w:r>
      <w:r>
        <w:rPr>
          <w:spacing w:val="-4"/>
        </w:rPr>
        <w:t xml:space="preserve"> </w:t>
      </w:r>
      <w:r>
        <w:t>observing campaigns at lower and higher</w:t>
      </w:r>
      <w:r>
        <w:rPr>
          <w:spacing w:val="-23"/>
        </w:rPr>
        <w:t xml:space="preserve"> </w:t>
      </w:r>
      <w:r>
        <w:t>frequencies.</w:t>
      </w:r>
    </w:p>
    <w:p w14:paraId="7A9B5303" w14:textId="77777777" w:rsidR="00656154" w:rsidRDefault="00656154">
      <w:pPr>
        <w:sectPr w:rsidR="00656154">
          <w:pgSz w:w="12240" w:h="15840"/>
          <w:pgMar w:top="1440" w:right="1280" w:bottom="960" w:left="1340" w:header="0" w:footer="779" w:gutter="0"/>
          <w:cols w:space="720"/>
        </w:sectPr>
      </w:pPr>
    </w:p>
    <w:p w14:paraId="33CC9413" w14:textId="77777777" w:rsidR="00656154" w:rsidRDefault="007B219B">
      <w:pPr>
        <w:pStyle w:val="BodyText"/>
        <w:spacing w:before="67"/>
        <w:ind w:left="119" w:right="106"/>
      </w:pPr>
      <w:r>
        <w:lastRenderedPageBreak/>
        <w:pict w14:anchorId="38D9104C">
          <v:shape id="_x0000_s1061" type="#_x0000_t202" style="position:absolute;left:0;text-align:left;margin-left:267.45pt;margin-top:112.8pt;width:7.75pt;height:17.3pt;z-index:-251644928;mso-position-horizontal-relative:page" filled="f" stroked="f">
            <v:textbox inset="0,0,0,0">
              <w:txbxContent>
                <w:p w14:paraId="25EA3434" w14:textId="77777777" w:rsidR="00CE621D" w:rsidRDefault="00CE621D">
                  <w:pPr>
                    <w:pStyle w:val="BodyText"/>
                    <w:spacing w:line="242" w:lineRule="exact"/>
                    <w:jc w:val="left"/>
                    <w:rPr>
                      <w:rFonts w:ascii="Lucida Sans Unicode" w:hAnsi="Lucida Sans Unicode"/>
                    </w:rPr>
                  </w:pPr>
                  <w:r>
                    <w:rPr>
                      <w:rFonts w:ascii="Lucida Sans Unicode" w:hAnsi="Lucida Sans Unicode"/>
                      <w:w w:val="97"/>
                    </w:rPr>
                    <w:t>∼</w:t>
                  </w:r>
                </w:p>
              </w:txbxContent>
            </v:textbox>
            <w10:wrap anchorx="page"/>
          </v:shape>
        </w:pict>
      </w:r>
      <w:r w:rsidR="00CE621D">
        <w:t>Any</w:t>
      </w:r>
      <w:r w:rsidR="00CE621D">
        <w:rPr>
          <w:spacing w:val="-11"/>
        </w:rPr>
        <w:t xml:space="preserve"> </w:t>
      </w:r>
      <w:r w:rsidR="00CE621D">
        <w:t>theory</w:t>
      </w:r>
      <w:r w:rsidR="00CE621D">
        <w:rPr>
          <w:spacing w:val="-11"/>
        </w:rPr>
        <w:t xml:space="preserve"> </w:t>
      </w:r>
      <w:r w:rsidR="00CE621D">
        <w:t>regarding</w:t>
      </w:r>
      <w:r w:rsidR="00CE621D">
        <w:rPr>
          <w:spacing w:val="-11"/>
        </w:rPr>
        <w:t xml:space="preserve"> </w:t>
      </w:r>
      <w:r w:rsidR="00CE621D">
        <w:t>the</w:t>
      </w:r>
      <w:r w:rsidR="00CE621D">
        <w:rPr>
          <w:spacing w:val="-11"/>
        </w:rPr>
        <w:t xml:space="preserve"> </w:t>
      </w:r>
      <w:r w:rsidR="00CE621D">
        <w:t>nature</w:t>
      </w:r>
      <w:r w:rsidR="00CE621D">
        <w:rPr>
          <w:spacing w:val="-11"/>
        </w:rPr>
        <w:t xml:space="preserve"> </w:t>
      </w:r>
      <w:r w:rsidR="00CE621D">
        <w:t>of</w:t>
      </w:r>
      <w:r w:rsidR="00CE621D">
        <w:rPr>
          <w:spacing w:val="-11"/>
        </w:rPr>
        <w:t xml:space="preserve"> </w:t>
      </w:r>
      <w:r w:rsidR="00CE621D">
        <w:t>FBR</w:t>
      </w:r>
      <w:r w:rsidR="00CE621D">
        <w:rPr>
          <w:spacing w:val="-11"/>
        </w:rPr>
        <w:t xml:space="preserve"> </w:t>
      </w:r>
      <w:r w:rsidR="00CE621D">
        <w:t>121102</w:t>
      </w:r>
      <w:r w:rsidR="00CE621D">
        <w:rPr>
          <w:spacing w:val="-11"/>
        </w:rPr>
        <w:t xml:space="preserve"> </w:t>
      </w:r>
      <w:r w:rsidR="00CE621D">
        <w:t>(and</w:t>
      </w:r>
      <w:r w:rsidR="00CE621D">
        <w:rPr>
          <w:spacing w:val="-11"/>
        </w:rPr>
        <w:t xml:space="preserve"> </w:t>
      </w:r>
      <w:r w:rsidR="00CE621D">
        <w:t>presumably</w:t>
      </w:r>
      <w:r w:rsidR="00CE621D">
        <w:rPr>
          <w:spacing w:val="-11"/>
        </w:rPr>
        <w:t xml:space="preserve"> </w:t>
      </w:r>
      <w:r w:rsidR="00CE621D">
        <w:t>at</w:t>
      </w:r>
      <w:r w:rsidR="00CE621D">
        <w:rPr>
          <w:spacing w:val="-11"/>
        </w:rPr>
        <w:t xml:space="preserve"> </w:t>
      </w:r>
      <w:r w:rsidR="00CE621D">
        <w:t>least</w:t>
      </w:r>
      <w:r w:rsidR="00CE621D">
        <w:rPr>
          <w:spacing w:val="-11"/>
        </w:rPr>
        <w:t xml:space="preserve"> </w:t>
      </w:r>
      <w:r w:rsidR="00CE621D">
        <w:t>some</w:t>
      </w:r>
      <w:r w:rsidR="00CE621D">
        <w:rPr>
          <w:spacing w:val="-11"/>
        </w:rPr>
        <w:t xml:space="preserve"> </w:t>
      </w:r>
      <w:r w:rsidR="00CE621D">
        <w:t>class</w:t>
      </w:r>
      <w:r w:rsidR="00CE621D">
        <w:rPr>
          <w:spacing w:val="-11"/>
        </w:rPr>
        <w:t xml:space="preserve"> </w:t>
      </w:r>
      <w:r w:rsidR="00CE621D">
        <w:t>of</w:t>
      </w:r>
      <w:r w:rsidR="00CE621D">
        <w:rPr>
          <w:spacing w:val="-11"/>
        </w:rPr>
        <w:t xml:space="preserve"> </w:t>
      </w:r>
      <w:r w:rsidR="00CE621D">
        <w:t>FRBs</w:t>
      </w:r>
      <w:r w:rsidR="00CE621D">
        <w:rPr>
          <w:spacing w:val="-11"/>
        </w:rPr>
        <w:t xml:space="preserve"> </w:t>
      </w:r>
      <w:r w:rsidR="00CE621D">
        <w:t>more</w:t>
      </w:r>
      <w:r w:rsidR="00CE621D">
        <w:rPr>
          <w:spacing w:val="-11"/>
        </w:rPr>
        <w:t xml:space="preserve"> </w:t>
      </w:r>
      <w:r w:rsidR="00CE621D">
        <w:t xml:space="preserve">generally) must explain these wide-band properties, so they serve as a powerful diagnostic tool for understanding FRBs’ physical origins. However, most burst detections are limited by the bandwidth of the </w:t>
      </w:r>
      <w:r w:rsidR="00CE621D">
        <w:rPr>
          <w:spacing w:val="-3"/>
        </w:rPr>
        <w:t xml:space="preserve">receiver, </w:t>
      </w:r>
      <w:r w:rsidR="00CE621D">
        <w:t>so</w:t>
      </w:r>
      <w:r w:rsidR="00CE621D">
        <w:rPr>
          <w:spacing w:val="-23"/>
        </w:rPr>
        <w:t xml:space="preserve"> </w:t>
      </w:r>
      <w:r w:rsidR="00CE621D">
        <w:t>the only way thus far to investigate the behavior of FRB 121102 over ultra-wide bandwidths has been through limited simultaneous observations using multiple telescopes. Our new UWB system will enable spectro- temporal studies of FRB 121102 and future repeating FRBs, answering critical questions such as a) does</w:t>
      </w:r>
      <w:r w:rsidR="00CE621D">
        <w:rPr>
          <w:spacing w:val="-24"/>
        </w:rPr>
        <w:t xml:space="preserve"> </w:t>
      </w:r>
      <w:r w:rsidR="00CE621D">
        <w:t xml:space="preserve">the characteristic bandwidth of bursts change with </w:t>
      </w:r>
      <w:r w:rsidR="00CE621D">
        <w:rPr>
          <w:spacing w:val="-3"/>
        </w:rPr>
        <w:t xml:space="preserve">frequency, </w:t>
      </w:r>
      <w:r w:rsidR="00CE621D">
        <w:t>and if so, with what form? b) do band-limited bursts appear simultaneously in widely separated sub-bands? c) do sub-bursts cluster in frequency and time, or can the peak frequency change on burst-to-burst timescales? d) what is the burst morphology</w:t>
      </w:r>
      <w:r w:rsidR="00CE621D">
        <w:rPr>
          <w:spacing w:val="-22"/>
        </w:rPr>
        <w:t xml:space="preserve"> </w:t>
      </w:r>
      <w:r w:rsidR="00CE621D">
        <w:t xml:space="preserve">over ultra-wide bandwidths? e) is the apparent </w:t>
      </w:r>
      <w:r w:rsidR="00CE621D">
        <w:rPr>
          <w:rFonts w:ascii="Georgia" w:hAnsi="Georgia"/>
        </w:rPr>
        <w:t xml:space="preserve">1  </w:t>
      </w:r>
      <w:r w:rsidR="00CE621D">
        <w:t>GHz lower limit real or an artifact of under-sampling at  lower frequencies? and f) does DM vary as a function of frequency in broad-band bursts? The answers to these</w:t>
      </w:r>
      <w:r w:rsidR="00CE621D">
        <w:rPr>
          <w:spacing w:val="-4"/>
        </w:rPr>
        <w:t xml:space="preserve"> </w:t>
      </w:r>
      <w:r w:rsidR="00CE621D">
        <w:t>questions</w:t>
      </w:r>
      <w:r w:rsidR="00CE621D">
        <w:rPr>
          <w:spacing w:val="-4"/>
        </w:rPr>
        <w:t xml:space="preserve"> </w:t>
      </w:r>
      <w:r w:rsidR="00CE621D">
        <w:t>can</w:t>
      </w:r>
      <w:r w:rsidR="00CE621D">
        <w:rPr>
          <w:spacing w:val="-4"/>
        </w:rPr>
        <w:t xml:space="preserve"> </w:t>
      </w:r>
      <w:r w:rsidR="00CE621D">
        <w:t>then</w:t>
      </w:r>
      <w:r w:rsidR="00CE621D">
        <w:rPr>
          <w:spacing w:val="-4"/>
        </w:rPr>
        <w:t xml:space="preserve"> </w:t>
      </w:r>
      <w:r w:rsidR="00CE621D">
        <w:t>be</w:t>
      </w:r>
      <w:r w:rsidR="00CE621D">
        <w:rPr>
          <w:spacing w:val="-4"/>
        </w:rPr>
        <w:t xml:space="preserve"> </w:t>
      </w:r>
      <w:r w:rsidR="00CE621D">
        <w:t>quantitatively</w:t>
      </w:r>
      <w:r w:rsidR="00CE621D">
        <w:rPr>
          <w:spacing w:val="-4"/>
        </w:rPr>
        <w:t xml:space="preserve"> </w:t>
      </w:r>
      <w:r w:rsidR="00CE621D">
        <w:t>compared</w:t>
      </w:r>
      <w:r w:rsidR="00CE621D">
        <w:rPr>
          <w:spacing w:val="-4"/>
        </w:rPr>
        <w:t xml:space="preserve"> </w:t>
      </w:r>
      <w:r w:rsidR="00CE621D">
        <w:t>with</w:t>
      </w:r>
      <w:r w:rsidR="00CE621D">
        <w:rPr>
          <w:spacing w:val="-4"/>
        </w:rPr>
        <w:t xml:space="preserve"> </w:t>
      </w:r>
      <w:r w:rsidR="00CE621D">
        <w:t>physical</w:t>
      </w:r>
      <w:r w:rsidR="00CE621D">
        <w:rPr>
          <w:spacing w:val="-4"/>
        </w:rPr>
        <w:t xml:space="preserve"> </w:t>
      </w:r>
      <w:r w:rsidR="00CE621D">
        <w:t>models</w:t>
      </w:r>
      <w:r w:rsidR="00CE621D">
        <w:rPr>
          <w:spacing w:val="-4"/>
        </w:rPr>
        <w:t xml:space="preserve"> </w:t>
      </w:r>
      <w:r w:rsidR="00CE621D">
        <w:t>for</w:t>
      </w:r>
      <w:r w:rsidR="00CE621D">
        <w:rPr>
          <w:spacing w:val="-4"/>
        </w:rPr>
        <w:t xml:space="preserve"> </w:t>
      </w:r>
      <w:r w:rsidR="00CE621D">
        <w:t>FRB</w:t>
      </w:r>
      <w:r w:rsidR="00CE621D">
        <w:rPr>
          <w:spacing w:val="-4"/>
        </w:rPr>
        <w:t xml:space="preserve"> </w:t>
      </w:r>
      <w:r w:rsidR="00CE621D">
        <w:t>emission.</w:t>
      </w:r>
    </w:p>
    <w:p w14:paraId="4A596BA7" w14:textId="77777777" w:rsidR="00656154" w:rsidRDefault="00CE621D">
      <w:pPr>
        <w:pStyle w:val="BodyText"/>
        <w:spacing w:before="118"/>
        <w:ind w:left="119" w:right="106"/>
      </w:pPr>
      <w:r>
        <w:t>A second class of variables are radio magnetars — neutron stars whose emission is powered by the decay of</w:t>
      </w:r>
      <w:r>
        <w:rPr>
          <w:spacing w:val="-8"/>
        </w:rPr>
        <w:t xml:space="preserve"> </w:t>
      </w:r>
      <w:r>
        <w:t>extremely</w:t>
      </w:r>
      <w:r>
        <w:rPr>
          <w:spacing w:val="-8"/>
        </w:rPr>
        <w:t xml:space="preserve"> </w:t>
      </w:r>
      <w:r>
        <w:t>strong</w:t>
      </w:r>
      <w:r>
        <w:rPr>
          <w:spacing w:val="-8"/>
        </w:rPr>
        <w:t xml:space="preserve"> </w:t>
      </w:r>
      <w:r>
        <w:t>magnetic</w:t>
      </w:r>
      <w:r>
        <w:rPr>
          <w:spacing w:val="-8"/>
        </w:rPr>
        <w:t xml:space="preserve"> </w:t>
      </w:r>
      <w:r>
        <w:t>fields.</w:t>
      </w:r>
      <w:r>
        <w:rPr>
          <w:spacing w:val="6"/>
        </w:rPr>
        <w:t xml:space="preserve"> </w:t>
      </w:r>
      <w:r>
        <w:rPr>
          <w:spacing w:val="-3"/>
        </w:rPr>
        <w:t>To-date</w:t>
      </w:r>
      <w:r>
        <w:rPr>
          <w:spacing w:val="-8"/>
        </w:rPr>
        <w:t xml:space="preserve"> </w:t>
      </w:r>
      <w:r>
        <w:t>only</w:t>
      </w:r>
      <w:r>
        <w:rPr>
          <w:spacing w:val="-8"/>
        </w:rPr>
        <w:t xml:space="preserve"> </w:t>
      </w:r>
      <w:r>
        <w:t>four</w:t>
      </w:r>
      <w:r>
        <w:rPr>
          <w:spacing w:val="-8"/>
        </w:rPr>
        <w:t xml:space="preserve"> </w:t>
      </w:r>
      <w:r>
        <w:t>radio</w:t>
      </w:r>
      <w:r>
        <w:rPr>
          <w:spacing w:val="-8"/>
        </w:rPr>
        <w:t xml:space="preserve"> </w:t>
      </w:r>
      <w:r>
        <w:t>magnetars</w:t>
      </w:r>
      <w:r>
        <w:rPr>
          <w:spacing w:val="-8"/>
        </w:rPr>
        <w:t xml:space="preserve"> </w:t>
      </w:r>
      <w:r>
        <w:t>have</w:t>
      </w:r>
      <w:r>
        <w:rPr>
          <w:spacing w:val="-8"/>
        </w:rPr>
        <w:t xml:space="preserve"> </w:t>
      </w:r>
      <w:r>
        <w:t>been</w:t>
      </w:r>
      <w:r>
        <w:rPr>
          <w:spacing w:val="-8"/>
        </w:rPr>
        <w:t xml:space="preserve"> </w:t>
      </w:r>
      <w:r>
        <w:t>discovered</w:t>
      </w:r>
      <w:r>
        <w:rPr>
          <w:spacing w:val="-8"/>
        </w:rPr>
        <w:t xml:space="preserve"> </w:t>
      </w:r>
      <w:r>
        <w:t>out</w:t>
      </w:r>
      <w:r>
        <w:rPr>
          <w:spacing w:val="-8"/>
        </w:rPr>
        <w:t xml:space="preserve"> </w:t>
      </w:r>
      <w:r>
        <w:t>of</w:t>
      </w:r>
      <w:r>
        <w:rPr>
          <w:spacing w:val="-8"/>
        </w:rPr>
        <w:t xml:space="preserve"> </w:t>
      </w:r>
      <w:r>
        <w:t>a</w:t>
      </w:r>
      <w:r>
        <w:rPr>
          <w:spacing w:val="-8"/>
        </w:rPr>
        <w:t xml:space="preserve"> </w:t>
      </w:r>
      <w:r>
        <w:t>larger population</w:t>
      </w:r>
      <w:r>
        <w:rPr>
          <w:position w:val="7"/>
          <w:sz w:val="14"/>
        </w:rPr>
        <w:t xml:space="preserve">2 </w:t>
      </w:r>
      <w:r>
        <w:t>that emit X-rays and gamma-rays [5, 4, 19, 12]. Their sporadic emission and variable power- law spectral index, polarization fraction, polarization position angle, and burst morphology stand in stark contrast</w:t>
      </w:r>
      <w:r>
        <w:rPr>
          <w:spacing w:val="-8"/>
        </w:rPr>
        <w:t xml:space="preserve"> </w:t>
      </w:r>
      <w:r>
        <w:t>to</w:t>
      </w:r>
      <w:r>
        <w:rPr>
          <w:spacing w:val="-8"/>
        </w:rPr>
        <w:t xml:space="preserve"> </w:t>
      </w:r>
      <w:r>
        <w:t>rotation-powered</w:t>
      </w:r>
      <w:r>
        <w:rPr>
          <w:spacing w:val="-8"/>
        </w:rPr>
        <w:t xml:space="preserve"> </w:t>
      </w:r>
      <w:r>
        <w:t>radio</w:t>
      </w:r>
      <w:r>
        <w:rPr>
          <w:spacing w:val="-8"/>
        </w:rPr>
        <w:t xml:space="preserve"> </w:t>
      </w:r>
      <w:r>
        <w:t>pulsars</w:t>
      </w:r>
      <w:r>
        <w:rPr>
          <w:spacing w:val="-8"/>
        </w:rPr>
        <w:t xml:space="preserve"> </w:t>
      </w:r>
      <w:r>
        <w:t>[e.g.</w:t>
      </w:r>
      <w:r>
        <w:rPr>
          <w:spacing w:val="-8"/>
        </w:rPr>
        <w:t xml:space="preserve"> </w:t>
      </w:r>
      <w:r>
        <w:t>6],</w:t>
      </w:r>
      <w:r>
        <w:rPr>
          <w:spacing w:val="-7"/>
        </w:rPr>
        <w:t xml:space="preserve"> </w:t>
      </w:r>
      <w:r>
        <w:t>and</w:t>
      </w:r>
      <w:r>
        <w:rPr>
          <w:spacing w:val="-8"/>
        </w:rPr>
        <w:t xml:space="preserve"> </w:t>
      </w:r>
      <w:r>
        <w:t>the</w:t>
      </w:r>
      <w:r>
        <w:rPr>
          <w:spacing w:val="-8"/>
        </w:rPr>
        <w:t xml:space="preserve"> </w:t>
      </w:r>
      <w:r>
        <w:t>details</w:t>
      </w:r>
      <w:r>
        <w:rPr>
          <w:spacing w:val="-8"/>
        </w:rPr>
        <w:t xml:space="preserve"> </w:t>
      </w:r>
      <w:r>
        <w:t>of</w:t>
      </w:r>
      <w:r>
        <w:rPr>
          <w:spacing w:val="-8"/>
        </w:rPr>
        <w:t xml:space="preserve"> </w:t>
      </w:r>
      <w:r>
        <w:t>the</w:t>
      </w:r>
      <w:r>
        <w:rPr>
          <w:spacing w:val="-8"/>
        </w:rPr>
        <w:t xml:space="preserve"> </w:t>
      </w:r>
      <w:r>
        <w:t>radio</w:t>
      </w:r>
      <w:r>
        <w:rPr>
          <w:spacing w:val="-8"/>
        </w:rPr>
        <w:t xml:space="preserve"> </w:t>
      </w:r>
      <w:r>
        <w:t>emission</w:t>
      </w:r>
      <w:r>
        <w:rPr>
          <w:spacing w:val="-8"/>
        </w:rPr>
        <w:t xml:space="preserve"> </w:t>
      </w:r>
      <w:r>
        <w:t>mechanism</w:t>
      </w:r>
      <w:r>
        <w:rPr>
          <w:spacing w:val="-8"/>
        </w:rPr>
        <w:t xml:space="preserve"> </w:t>
      </w:r>
      <w:r>
        <w:t xml:space="preserve">remains a </w:t>
      </w:r>
      <w:r>
        <w:rPr>
          <w:spacing w:val="-3"/>
        </w:rPr>
        <w:t xml:space="preserve">mystery. </w:t>
      </w:r>
      <w:r>
        <w:t>Interestingly, there may be a connection between magnetars and FRBs. A young, powerful magnetar</w:t>
      </w:r>
      <w:r>
        <w:rPr>
          <w:spacing w:val="-6"/>
        </w:rPr>
        <w:t xml:space="preserve"> </w:t>
      </w:r>
      <w:r>
        <w:t>is</w:t>
      </w:r>
      <w:r>
        <w:rPr>
          <w:spacing w:val="-6"/>
        </w:rPr>
        <w:t xml:space="preserve"> </w:t>
      </w:r>
      <w:r>
        <w:t>one</w:t>
      </w:r>
      <w:r>
        <w:rPr>
          <w:spacing w:val="-6"/>
        </w:rPr>
        <w:t xml:space="preserve"> </w:t>
      </w:r>
      <w:r>
        <w:t>of</w:t>
      </w:r>
      <w:r>
        <w:rPr>
          <w:spacing w:val="-6"/>
        </w:rPr>
        <w:t xml:space="preserve"> </w:t>
      </w:r>
      <w:r>
        <w:t>the</w:t>
      </w:r>
      <w:r>
        <w:rPr>
          <w:spacing w:val="-6"/>
        </w:rPr>
        <w:t xml:space="preserve"> </w:t>
      </w:r>
      <w:r>
        <w:t>leading</w:t>
      </w:r>
      <w:r>
        <w:rPr>
          <w:spacing w:val="-6"/>
        </w:rPr>
        <w:t xml:space="preserve"> </w:t>
      </w:r>
      <w:r>
        <w:t>candidates</w:t>
      </w:r>
      <w:r>
        <w:rPr>
          <w:spacing w:val="-6"/>
        </w:rPr>
        <w:t xml:space="preserve"> </w:t>
      </w:r>
      <w:r>
        <w:t>for</w:t>
      </w:r>
      <w:r>
        <w:rPr>
          <w:spacing w:val="-6"/>
        </w:rPr>
        <w:t xml:space="preserve"> </w:t>
      </w:r>
      <w:r>
        <w:t>the</w:t>
      </w:r>
      <w:r>
        <w:rPr>
          <w:spacing w:val="-6"/>
        </w:rPr>
        <w:t xml:space="preserve"> </w:t>
      </w:r>
      <w:r>
        <w:t>source</w:t>
      </w:r>
      <w:r>
        <w:rPr>
          <w:spacing w:val="-6"/>
        </w:rPr>
        <w:t xml:space="preserve"> </w:t>
      </w:r>
      <w:r>
        <w:t>of</w:t>
      </w:r>
      <w:r>
        <w:rPr>
          <w:spacing w:val="-6"/>
        </w:rPr>
        <w:t xml:space="preserve"> </w:t>
      </w:r>
      <w:r>
        <w:t>FRB</w:t>
      </w:r>
      <w:r>
        <w:rPr>
          <w:spacing w:val="-6"/>
        </w:rPr>
        <w:t xml:space="preserve"> </w:t>
      </w:r>
      <w:r>
        <w:t>121102</w:t>
      </w:r>
      <w:r>
        <w:rPr>
          <w:spacing w:val="-6"/>
        </w:rPr>
        <w:t xml:space="preserve"> </w:t>
      </w:r>
      <w:r>
        <w:t>[e.g.</w:t>
      </w:r>
      <w:r>
        <w:rPr>
          <w:spacing w:val="-6"/>
        </w:rPr>
        <w:t xml:space="preserve"> </w:t>
      </w:r>
      <w:r>
        <w:t>25],</w:t>
      </w:r>
      <w:r>
        <w:rPr>
          <w:spacing w:val="-5"/>
        </w:rPr>
        <w:t xml:space="preserve"> </w:t>
      </w:r>
      <w:r>
        <w:t>and</w:t>
      </w:r>
      <w:r>
        <w:rPr>
          <w:spacing w:val="-6"/>
        </w:rPr>
        <w:t xml:space="preserve"> </w:t>
      </w:r>
      <w:r>
        <w:t>the</w:t>
      </w:r>
      <w:r>
        <w:rPr>
          <w:spacing w:val="-6"/>
        </w:rPr>
        <w:t xml:space="preserve"> </w:t>
      </w:r>
      <w:r>
        <w:t>extremely</w:t>
      </w:r>
      <w:r>
        <w:rPr>
          <w:spacing w:val="-6"/>
        </w:rPr>
        <w:t xml:space="preserve"> </w:t>
      </w:r>
      <w:r>
        <w:t>high</w:t>
      </w:r>
      <w:r>
        <w:rPr>
          <w:spacing w:val="-6"/>
        </w:rPr>
        <w:t xml:space="preserve"> </w:t>
      </w:r>
      <w:r>
        <w:t xml:space="preserve">RM observed in FRB 121102 has only one known analog: the radio magnetar near the center of the Milky </w:t>
      </w:r>
      <w:r>
        <w:rPr>
          <w:spacing w:val="-7"/>
        </w:rPr>
        <w:t xml:space="preserve">Way </w:t>
      </w:r>
      <w:r>
        <w:t>[12]. Thus, studies of magnetars may improve our understanding of FRBs, and vice</w:t>
      </w:r>
      <w:r>
        <w:rPr>
          <w:spacing w:val="-32"/>
        </w:rPr>
        <w:t xml:space="preserve"> </w:t>
      </w:r>
      <w:r>
        <w:t>versa.</w:t>
      </w:r>
    </w:p>
    <w:p w14:paraId="6383BBD5" w14:textId="77777777" w:rsidR="00656154" w:rsidRDefault="00CE621D">
      <w:pPr>
        <w:pStyle w:val="BodyText"/>
        <w:spacing w:before="118"/>
        <w:ind w:left="119" w:right="106"/>
      </w:pPr>
      <w:r>
        <w:rPr>
          <w:b/>
        </w:rPr>
        <w:t>Molecular Line Surveys:</w:t>
      </w:r>
      <w:r>
        <w:rPr>
          <w:b/>
          <w:spacing w:val="15"/>
        </w:rPr>
        <w:t xml:space="preserve"> </w:t>
      </w:r>
      <w:r>
        <w:t>Survey speeds of regions that are especially rich in molecular lines are often lim- ited</w:t>
      </w:r>
      <w:r>
        <w:rPr>
          <w:spacing w:val="-11"/>
        </w:rPr>
        <w:t xml:space="preserve"> </w:t>
      </w:r>
      <w:r>
        <w:t>by</w:t>
      </w:r>
      <w:r>
        <w:rPr>
          <w:spacing w:val="-11"/>
        </w:rPr>
        <w:t xml:space="preserve"> </w:t>
      </w:r>
      <w:r>
        <w:t>the</w:t>
      </w:r>
      <w:r>
        <w:rPr>
          <w:spacing w:val="-11"/>
        </w:rPr>
        <w:t xml:space="preserve"> </w:t>
      </w:r>
      <w:r>
        <w:t>available</w:t>
      </w:r>
      <w:r>
        <w:rPr>
          <w:spacing w:val="-11"/>
        </w:rPr>
        <w:t xml:space="preserve"> </w:t>
      </w:r>
      <w:r>
        <w:t>instantaneous</w:t>
      </w:r>
      <w:r>
        <w:rPr>
          <w:spacing w:val="-11"/>
        </w:rPr>
        <w:t xml:space="preserve"> </w:t>
      </w:r>
      <w:r>
        <w:t>bandwidth.</w:t>
      </w:r>
      <w:r>
        <w:rPr>
          <w:spacing w:val="5"/>
        </w:rPr>
        <w:t xml:space="preserve"> </w:t>
      </w:r>
      <w:r>
        <w:t>One</w:t>
      </w:r>
      <w:r>
        <w:rPr>
          <w:spacing w:val="-11"/>
        </w:rPr>
        <w:t xml:space="preserve"> </w:t>
      </w:r>
      <w:r>
        <w:t>example</w:t>
      </w:r>
      <w:r>
        <w:rPr>
          <w:spacing w:val="-11"/>
        </w:rPr>
        <w:t xml:space="preserve"> </w:t>
      </w:r>
      <w:r>
        <w:t>is</w:t>
      </w:r>
      <w:r>
        <w:rPr>
          <w:spacing w:val="-11"/>
        </w:rPr>
        <w:t xml:space="preserve"> </w:t>
      </w:r>
      <w:r>
        <w:t>observations</w:t>
      </w:r>
      <w:r>
        <w:rPr>
          <w:spacing w:val="-11"/>
        </w:rPr>
        <w:t xml:space="preserve"> </w:t>
      </w:r>
      <w:r>
        <w:t>of</w:t>
      </w:r>
      <w:r>
        <w:rPr>
          <w:spacing w:val="-11"/>
        </w:rPr>
        <w:t xml:space="preserve"> </w:t>
      </w:r>
      <w:r>
        <w:rPr>
          <w:spacing w:val="4"/>
        </w:rPr>
        <w:t>HII</w:t>
      </w:r>
      <w:r>
        <w:rPr>
          <w:spacing w:val="-6"/>
        </w:rPr>
        <w:t xml:space="preserve"> </w:t>
      </w:r>
      <w:r>
        <w:t>regions</w:t>
      </w:r>
      <w:r>
        <w:rPr>
          <w:spacing w:val="-11"/>
        </w:rPr>
        <w:t xml:space="preserve"> </w:t>
      </w:r>
      <w:r>
        <w:t>using</w:t>
      </w:r>
      <w:r>
        <w:rPr>
          <w:spacing w:val="-11"/>
        </w:rPr>
        <w:t xml:space="preserve"> </w:t>
      </w:r>
      <w:r>
        <w:t>Hydrogen radio recombination lines (RRLs). These act as extinction-free tracers of the ionized gas surrounding high- mass</w:t>
      </w:r>
      <w:r>
        <w:rPr>
          <w:spacing w:val="-12"/>
        </w:rPr>
        <w:t xml:space="preserve"> </w:t>
      </w:r>
      <w:r>
        <w:t>stars.</w:t>
      </w:r>
      <w:r>
        <w:rPr>
          <w:spacing w:val="4"/>
        </w:rPr>
        <w:t xml:space="preserve"> </w:t>
      </w:r>
      <w:r>
        <w:t>The</w:t>
      </w:r>
      <w:r>
        <w:rPr>
          <w:spacing w:val="-13"/>
        </w:rPr>
        <w:t xml:space="preserve"> </w:t>
      </w:r>
      <w:r>
        <w:t>sensitivity</w:t>
      </w:r>
      <w:r>
        <w:rPr>
          <w:spacing w:val="-12"/>
        </w:rPr>
        <w:t xml:space="preserve"> </w:t>
      </w:r>
      <w:r>
        <w:t>of</w:t>
      </w:r>
      <w:r>
        <w:rPr>
          <w:spacing w:val="-13"/>
        </w:rPr>
        <w:t xml:space="preserve"> </w:t>
      </w:r>
      <w:r>
        <w:t>the</w:t>
      </w:r>
      <w:r>
        <w:rPr>
          <w:spacing w:val="-12"/>
        </w:rPr>
        <w:t xml:space="preserve"> </w:t>
      </w:r>
      <w:r>
        <w:t>GBT</w:t>
      </w:r>
      <w:r>
        <w:rPr>
          <w:spacing w:val="-12"/>
        </w:rPr>
        <w:t xml:space="preserve"> </w:t>
      </w:r>
      <w:r>
        <w:t>allows</w:t>
      </w:r>
      <w:r>
        <w:rPr>
          <w:spacing w:val="-13"/>
        </w:rPr>
        <w:t xml:space="preserve"> </w:t>
      </w:r>
      <w:r>
        <w:t>for</w:t>
      </w:r>
      <w:r>
        <w:rPr>
          <w:spacing w:val="-12"/>
        </w:rPr>
        <w:t xml:space="preserve"> </w:t>
      </w:r>
      <w:r>
        <w:t>individual</w:t>
      </w:r>
      <w:r>
        <w:rPr>
          <w:spacing w:val="-13"/>
        </w:rPr>
        <w:t xml:space="preserve"> </w:t>
      </w:r>
      <w:r>
        <w:t>RRLs</w:t>
      </w:r>
      <w:r>
        <w:rPr>
          <w:spacing w:val="-12"/>
        </w:rPr>
        <w:t xml:space="preserve"> </w:t>
      </w:r>
      <w:r>
        <w:t>to</w:t>
      </w:r>
      <w:r>
        <w:rPr>
          <w:spacing w:val="-12"/>
        </w:rPr>
        <w:t xml:space="preserve"> </w:t>
      </w:r>
      <w:r>
        <w:t>be</w:t>
      </w:r>
      <w:r>
        <w:rPr>
          <w:spacing w:val="-13"/>
        </w:rPr>
        <w:t xml:space="preserve"> </w:t>
      </w:r>
      <w:r>
        <w:t>detected</w:t>
      </w:r>
      <w:r>
        <w:rPr>
          <w:spacing w:val="-12"/>
        </w:rPr>
        <w:t xml:space="preserve"> </w:t>
      </w:r>
      <w:r>
        <w:t>toward</w:t>
      </w:r>
      <w:r>
        <w:rPr>
          <w:spacing w:val="-13"/>
        </w:rPr>
        <w:t xml:space="preserve"> </w:t>
      </w:r>
      <w:r>
        <w:t>star-forming</w:t>
      </w:r>
      <w:r>
        <w:rPr>
          <w:spacing w:val="-12"/>
        </w:rPr>
        <w:t xml:space="preserve"> </w:t>
      </w:r>
      <w:r>
        <w:t>regions across</w:t>
      </w:r>
      <w:r>
        <w:rPr>
          <w:spacing w:val="-9"/>
        </w:rPr>
        <w:t xml:space="preserve"> </w:t>
      </w:r>
      <w:r>
        <w:t>the</w:t>
      </w:r>
      <w:r>
        <w:rPr>
          <w:spacing w:val="-10"/>
        </w:rPr>
        <w:t xml:space="preserve"> </w:t>
      </w:r>
      <w:r>
        <w:t>entire</w:t>
      </w:r>
      <w:r>
        <w:rPr>
          <w:spacing w:val="-9"/>
        </w:rPr>
        <w:t xml:space="preserve"> </w:t>
      </w:r>
      <w:r>
        <w:t>Galactic</w:t>
      </w:r>
      <w:r>
        <w:rPr>
          <w:spacing w:val="-9"/>
        </w:rPr>
        <w:t xml:space="preserve"> </w:t>
      </w:r>
      <w:r>
        <w:t>disk</w:t>
      </w:r>
      <w:r>
        <w:rPr>
          <w:spacing w:val="-9"/>
        </w:rPr>
        <w:t xml:space="preserve"> </w:t>
      </w:r>
      <w:r>
        <w:t>with</w:t>
      </w:r>
      <w:r>
        <w:rPr>
          <w:spacing w:val="-9"/>
        </w:rPr>
        <w:t xml:space="preserve"> </w:t>
      </w:r>
      <w:r>
        <w:t>only</w:t>
      </w:r>
      <w:r>
        <w:rPr>
          <w:spacing w:val="-9"/>
        </w:rPr>
        <w:t xml:space="preserve"> </w:t>
      </w:r>
      <w:r>
        <w:t>minutes</w:t>
      </w:r>
      <w:r>
        <w:rPr>
          <w:spacing w:val="-9"/>
        </w:rPr>
        <w:t xml:space="preserve"> </w:t>
      </w:r>
      <w:r>
        <w:t>of</w:t>
      </w:r>
      <w:r>
        <w:rPr>
          <w:spacing w:val="-9"/>
        </w:rPr>
        <w:t xml:space="preserve"> </w:t>
      </w:r>
      <w:r>
        <w:t>on-source</w:t>
      </w:r>
      <w:r>
        <w:rPr>
          <w:spacing w:val="-9"/>
        </w:rPr>
        <w:t xml:space="preserve"> </w:t>
      </w:r>
      <w:r>
        <w:t>time.</w:t>
      </w:r>
      <w:r>
        <w:rPr>
          <w:spacing w:val="3"/>
        </w:rPr>
        <w:t xml:space="preserve"> </w:t>
      </w:r>
      <w:r>
        <w:t>However,</w:t>
      </w:r>
      <w:r>
        <w:rPr>
          <w:spacing w:val="-9"/>
        </w:rPr>
        <w:t xml:space="preserve"> </w:t>
      </w:r>
      <w:r>
        <w:t>no</w:t>
      </w:r>
      <w:r>
        <w:rPr>
          <w:spacing w:val="-10"/>
        </w:rPr>
        <w:t xml:space="preserve"> </w:t>
      </w:r>
      <w:r>
        <w:t>current</w:t>
      </w:r>
      <w:r>
        <w:rPr>
          <w:spacing w:val="-9"/>
        </w:rPr>
        <w:t xml:space="preserve"> </w:t>
      </w:r>
      <w:r>
        <w:t xml:space="preserve">receiver/back-end combination can cover nearly as many simultaneous RRLs as the </w:t>
      </w:r>
      <w:r>
        <w:rPr>
          <w:rFonts w:ascii="Georgia" w:hAnsi="Georgia"/>
        </w:rPr>
        <w:t>0</w:t>
      </w:r>
      <w:r>
        <w:rPr>
          <w:rFonts w:ascii="Bookman Old Style" w:hAnsi="Bookman Old Style"/>
          <w:i/>
        </w:rPr>
        <w:t>.</w:t>
      </w:r>
      <w:r>
        <w:rPr>
          <w:rFonts w:ascii="Georgia" w:hAnsi="Georgia"/>
        </w:rPr>
        <w:t>7</w:t>
      </w:r>
      <w:r>
        <w:t>–</w:t>
      </w:r>
      <w:r>
        <w:rPr>
          <w:rFonts w:ascii="Georgia" w:hAnsi="Georgia"/>
        </w:rPr>
        <w:t xml:space="preserve">4 </w:t>
      </w:r>
      <w:r>
        <w:t>GHz UWB system, which will be able</w:t>
      </w:r>
      <w:r>
        <w:rPr>
          <w:spacing w:val="-5"/>
        </w:rPr>
        <w:t xml:space="preserve"> </w:t>
      </w:r>
      <w:r>
        <w:t>to</w:t>
      </w:r>
      <w:r>
        <w:rPr>
          <w:spacing w:val="-5"/>
        </w:rPr>
        <w:t xml:space="preserve"> </w:t>
      </w:r>
      <w:r>
        <w:t>simultaneously</w:t>
      </w:r>
      <w:r>
        <w:rPr>
          <w:spacing w:val="-6"/>
        </w:rPr>
        <w:t xml:space="preserve"> </w:t>
      </w:r>
      <w:r>
        <w:t>observe</w:t>
      </w:r>
      <w:r>
        <w:rPr>
          <w:spacing w:val="-5"/>
        </w:rPr>
        <w:t xml:space="preserve"> </w:t>
      </w:r>
      <w:r>
        <w:t>93</w:t>
      </w:r>
      <w:r>
        <w:rPr>
          <w:spacing w:val="-5"/>
        </w:rPr>
        <w:t xml:space="preserve"> </w:t>
      </w:r>
      <w:r>
        <w:rPr>
          <w:rFonts w:ascii="Georgia" w:hAnsi="Georgia"/>
          <w:spacing w:val="2"/>
        </w:rPr>
        <w:t>Hn</w:t>
      </w:r>
      <w:r>
        <w:rPr>
          <w:rFonts w:ascii="Arial" w:hAnsi="Arial"/>
          <w:i/>
          <w:spacing w:val="2"/>
          <w:position w:val="-2"/>
          <w:sz w:val="14"/>
        </w:rPr>
        <w:t>α</w:t>
      </w:r>
      <w:r>
        <w:rPr>
          <w:spacing w:val="2"/>
        </w:rPr>
        <w:t>,</w:t>
      </w:r>
      <w:r>
        <w:rPr>
          <w:spacing w:val="-5"/>
        </w:rPr>
        <w:t xml:space="preserve"> </w:t>
      </w:r>
      <w:r>
        <w:t>117</w:t>
      </w:r>
      <w:r>
        <w:rPr>
          <w:spacing w:val="-6"/>
        </w:rPr>
        <w:t xml:space="preserve"> </w:t>
      </w:r>
      <w:r>
        <w:rPr>
          <w:rFonts w:ascii="Georgia" w:hAnsi="Georgia"/>
        </w:rPr>
        <w:t>Hn</w:t>
      </w:r>
      <w:r>
        <w:rPr>
          <w:rFonts w:ascii="Arial" w:hAnsi="Arial"/>
          <w:i/>
          <w:position w:val="-2"/>
          <w:sz w:val="14"/>
        </w:rPr>
        <w:t>β</w:t>
      </w:r>
      <w:r>
        <w:rPr>
          <w:rFonts w:ascii="Arial" w:hAnsi="Arial"/>
          <w:i/>
          <w:spacing w:val="-24"/>
          <w:position w:val="-2"/>
          <w:sz w:val="14"/>
        </w:rPr>
        <w:t xml:space="preserve"> </w:t>
      </w:r>
      <w:r>
        <w:t>,</w:t>
      </w:r>
      <w:r>
        <w:rPr>
          <w:spacing w:val="-5"/>
        </w:rPr>
        <w:t xml:space="preserve"> </w:t>
      </w:r>
      <w:r>
        <w:t>134</w:t>
      </w:r>
      <w:r>
        <w:rPr>
          <w:spacing w:val="-6"/>
        </w:rPr>
        <w:t xml:space="preserve"> </w:t>
      </w:r>
      <w:r>
        <w:rPr>
          <w:rFonts w:ascii="Georgia" w:hAnsi="Georgia"/>
        </w:rPr>
        <w:t>Hn</w:t>
      </w:r>
      <w:r>
        <w:rPr>
          <w:rFonts w:ascii="Arial" w:hAnsi="Arial"/>
          <w:i/>
          <w:position w:val="-2"/>
          <w:sz w:val="14"/>
        </w:rPr>
        <w:t>γ</w:t>
      </w:r>
      <w:r>
        <w:rPr>
          <w:rFonts w:ascii="Arial" w:hAnsi="Arial"/>
          <w:i/>
          <w:spacing w:val="-23"/>
          <w:position w:val="-2"/>
          <w:sz w:val="14"/>
        </w:rPr>
        <w:t xml:space="preserve"> </w:t>
      </w:r>
      <w:r>
        <w:t>,</w:t>
      </w:r>
      <w:r>
        <w:rPr>
          <w:spacing w:val="-5"/>
        </w:rPr>
        <w:t xml:space="preserve"> </w:t>
      </w:r>
      <w:r>
        <w:t>and</w:t>
      </w:r>
      <w:r>
        <w:rPr>
          <w:spacing w:val="-5"/>
        </w:rPr>
        <w:t xml:space="preserve"> </w:t>
      </w:r>
      <w:r>
        <w:t>146</w:t>
      </w:r>
      <w:r>
        <w:rPr>
          <w:spacing w:val="-6"/>
        </w:rPr>
        <w:t xml:space="preserve"> </w:t>
      </w:r>
      <w:r>
        <w:rPr>
          <w:rFonts w:ascii="Georgia" w:hAnsi="Georgia"/>
        </w:rPr>
        <w:t>Hn</w:t>
      </w:r>
      <w:r>
        <w:rPr>
          <w:rFonts w:ascii="Arial" w:hAnsi="Arial"/>
          <w:i/>
          <w:position w:val="-2"/>
          <w:sz w:val="14"/>
        </w:rPr>
        <w:t>δ</w:t>
      </w:r>
      <w:r>
        <w:rPr>
          <w:rFonts w:ascii="Arial" w:hAnsi="Arial"/>
          <w:i/>
          <w:spacing w:val="20"/>
          <w:position w:val="-2"/>
          <w:sz w:val="14"/>
        </w:rPr>
        <w:t xml:space="preserve"> </w:t>
      </w:r>
      <w:r>
        <w:t>lines.</w:t>
      </w:r>
      <w:r>
        <w:rPr>
          <w:spacing w:val="7"/>
        </w:rPr>
        <w:t xml:space="preserve"> </w:t>
      </w:r>
      <w:r>
        <w:t>All</w:t>
      </w:r>
      <w:r>
        <w:rPr>
          <w:spacing w:val="-6"/>
        </w:rPr>
        <w:t xml:space="preserve"> </w:t>
      </w:r>
      <w:r>
        <w:t>RRLs</w:t>
      </w:r>
      <w:r>
        <w:rPr>
          <w:spacing w:val="-5"/>
        </w:rPr>
        <w:t xml:space="preserve"> </w:t>
      </w:r>
      <w:r>
        <w:t>of</w:t>
      </w:r>
      <w:r>
        <w:rPr>
          <w:spacing w:val="-5"/>
        </w:rPr>
        <w:t xml:space="preserve"> </w:t>
      </w:r>
      <w:r>
        <w:t>the</w:t>
      </w:r>
      <w:r>
        <w:rPr>
          <w:spacing w:val="-5"/>
        </w:rPr>
        <w:t xml:space="preserve"> </w:t>
      </w:r>
      <w:r>
        <w:t>same</w:t>
      </w:r>
      <w:r>
        <w:rPr>
          <w:spacing w:val="-5"/>
        </w:rPr>
        <w:t xml:space="preserve"> </w:t>
      </w:r>
      <w:r>
        <w:t>type</w:t>
      </w:r>
      <w:r>
        <w:rPr>
          <w:spacing w:val="-5"/>
        </w:rPr>
        <w:t xml:space="preserve"> </w:t>
      </w:r>
      <w:r>
        <w:t>can be combined to drastically increase signal-to-noise, offering unprecedented sensitivity to Galactic ionized gas.</w:t>
      </w:r>
      <w:r>
        <w:rPr>
          <w:spacing w:val="8"/>
        </w:rPr>
        <w:t xml:space="preserve"> </w:t>
      </w:r>
      <w:r>
        <w:t>Because</w:t>
      </w:r>
      <w:r>
        <w:rPr>
          <w:spacing w:val="-6"/>
        </w:rPr>
        <w:t xml:space="preserve"> </w:t>
      </w:r>
      <w:r>
        <w:t>of</w:t>
      </w:r>
      <w:r>
        <w:rPr>
          <w:spacing w:val="-6"/>
        </w:rPr>
        <w:t xml:space="preserve"> </w:t>
      </w:r>
      <w:r>
        <w:t>the</w:t>
      </w:r>
      <w:r>
        <w:rPr>
          <w:spacing w:val="-6"/>
        </w:rPr>
        <w:t xml:space="preserve"> </w:t>
      </w:r>
      <w:r>
        <w:t>coarse</w:t>
      </w:r>
      <w:r>
        <w:rPr>
          <w:spacing w:val="-6"/>
        </w:rPr>
        <w:t xml:space="preserve"> </w:t>
      </w:r>
      <w:r>
        <w:t>spatial</w:t>
      </w:r>
      <w:r>
        <w:rPr>
          <w:spacing w:val="-6"/>
        </w:rPr>
        <w:t xml:space="preserve"> </w:t>
      </w:r>
      <w:r>
        <w:t>resolution</w:t>
      </w:r>
      <w:r>
        <w:rPr>
          <w:spacing w:val="-6"/>
        </w:rPr>
        <w:t xml:space="preserve"> </w:t>
      </w:r>
      <w:r>
        <w:t>in</w:t>
      </w:r>
      <w:r>
        <w:rPr>
          <w:spacing w:val="-6"/>
        </w:rPr>
        <w:t xml:space="preserve"> </w:t>
      </w:r>
      <w:r>
        <w:t>this</w:t>
      </w:r>
      <w:r>
        <w:rPr>
          <w:spacing w:val="-6"/>
        </w:rPr>
        <w:t xml:space="preserve"> </w:t>
      </w:r>
      <w:r>
        <w:t>frequency</w:t>
      </w:r>
      <w:r>
        <w:rPr>
          <w:spacing w:val="-6"/>
        </w:rPr>
        <w:t xml:space="preserve"> </w:t>
      </w:r>
      <w:r>
        <w:t>range</w:t>
      </w:r>
      <w:r>
        <w:rPr>
          <w:spacing w:val="-6"/>
        </w:rPr>
        <w:t xml:space="preserve"> </w:t>
      </w:r>
      <w:r>
        <w:t>(from</w:t>
      </w:r>
      <w:r>
        <w:rPr>
          <w:spacing w:val="-6"/>
        </w:rPr>
        <w:t xml:space="preserve"> </w:t>
      </w:r>
      <w:r>
        <w:rPr>
          <w:rFonts w:ascii="Georgia" w:hAnsi="Georgia"/>
        </w:rPr>
        <w:t>3</w:t>
      </w:r>
      <w:r>
        <w:rPr>
          <w:rFonts w:ascii="Arial" w:hAnsi="Arial"/>
          <w:i/>
          <w:position w:val="7"/>
          <w:sz w:val="14"/>
        </w:rPr>
        <w:t>I</w:t>
      </w:r>
      <w:r>
        <w:rPr>
          <w:rFonts w:ascii="Arial" w:hAnsi="Arial"/>
          <w:i/>
          <w:spacing w:val="15"/>
          <w:position w:val="7"/>
          <w:sz w:val="14"/>
        </w:rPr>
        <w:t xml:space="preserve"> </w:t>
      </w:r>
      <w:r>
        <w:t>to</w:t>
      </w:r>
      <w:r>
        <w:rPr>
          <w:spacing w:val="-6"/>
        </w:rPr>
        <w:t xml:space="preserve"> </w:t>
      </w:r>
      <w:r>
        <w:rPr>
          <w:rFonts w:ascii="Georgia" w:hAnsi="Georgia"/>
        </w:rPr>
        <w:t>18</w:t>
      </w:r>
      <w:r>
        <w:rPr>
          <w:rFonts w:ascii="Arial" w:hAnsi="Arial"/>
          <w:i/>
          <w:position w:val="7"/>
          <w:sz w:val="14"/>
        </w:rPr>
        <w:t>I</w:t>
      </w:r>
      <w:r>
        <w:rPr>
          <w:rFonts w:ascii="Arial" w:hAnsi="Arial"/>
          <w:i/>
          <w:spacing w:val="15"/>
          <w:position w:val="7"/>
          <w:sz w:val="14"/>
        </w:rPr>
        <w:t xml:space="preserve"> </w:t>
      </w:r>
      <w:r>
        <w:t>for</w:t>
      </w:r>
      <w:r>
        <w:rPr>
          <w:spacing w:val="-6"/>
        </w:rPr>
        <w:t xml:space="preserve"> </w:t>
      </w:r>
      <w:r>
        <w:t>the</w:t>
      </w:r>
      <w:r>
        <w:rPr>
          <w:spacing w:val="-6"/>
        </w:rPr>
        <w:t xml:space="preserve"> </w:t>
      </w:r>
      <w:r>
        <w:t>GBT),</w:t>
      </w:r>
      <w:r>
        <w:rPr>
          <w:spacing w:val="-6"/>
        </w:rPr>
        <w:t xml:space="preserve"> </w:t>
      </w:r>
      <w:r>
        <w:t>these</w:t>
      </w:r>
      <w:r>
        <w:rPr>
          <w:spacing w:val="-6"/>
        </w:rPr>
        <w:t xml:space="preserve"> </w:t>
      </w:r>
      <w:r>
        <w:t>lower frequency</w:t>
      </w:r>
      <w:r>
        <w:rPr>
          <w:spacing w:val="-10"/>
        </w:rPr>
        <w:t xml:space="preserve"> </w:t>
      </w:r>
      <w:r>
        <w:t>transitions</w:t>
      </w:r>
      <w:r>
        <w:rPr>
          <w:spacing w:val="-10"/>
        </w:rPr>
        <w:t xml:space="preserve"> </w:t>
      </w:r>
      <w:r>
        <w:t>are</w:t>
      </w:r>
      <w:r>
        <w:rPr>
          <w:spacing w:val="-10"/>
        </w:rPr>
        <w:t xml:space="preserve"> </w:t>
      </w:r>
      <w:r>
        <w:t>especially</w:t>
      </w:r>
      <w:r>
        <w:rPr>
          <w:spacing w:val="-10"/>
        </w:rPr>
        <w:t xml:space="preserve"> </w:t>
      </w:r>
      <w:r>
        <w:t>well</w:t>
      </w:r>
      <w:r>
        <w:rPr>
          <w:spacing w:val="-10"/>
        </w:rPr>
        <w:t xml:space="preserve"> </w:t>
      </w:r>
      <w:r>
        <w:t>suited</w:t>
      </w:r>
      <w:r>
        <w:rPr>
          <w:spacing w:val="-10"/>
        </w:rPr>
        <w:t xml:space="preserve"> </w:t>
      </w:r>
      <w:r>
        <w:t>for</w:t>
      </w:r>
      <w:r>
        <w:rPr>
          <w:spacing w:val="-10"/>
        </w:rPr>
        <w:t xml:space="preserve"> </w:t>
      </w:r>
      <w:r>
        <w:t>studying</w:t>
      </w:r>
      <w:r>
        <w:rPr>
          <w:spacing w:val="-10"/>
        </w:rPr>
        <w:t xml:space="preserve"> </w:t>
      </w:r>
      <w:r>
        <w:t>diffuse,</w:t>
      </w:r>
      <w:r>
        <w:rPr>
          <w:spacing w:val="-9"/>
        </w:rPr>
        <w:t xml:space="preserve"> </w:t>
      </w:r>
      <w:r>
        <w:t>low</w:t>
      </w:r>
      <w:r>
        <w:rPr>
          <w:spacing w:val="-10"/>
        </w:rPr>
        <w:t xml:space="preserve"> </w:t>
      </w:r>
      <w:r>
        <w:t>density</w:t>
      </w:r>
      <w:r>
        <w:rPr>
          <w:spacing w:val="-10"/>
        </w:rPr>
        <w:t xml:space="preserve"> </w:t>
      </w:r>
      <w:r>
        <w:t>plasmas,</w:t>
      </w:r>
      <w:r>
        <w:rPr>
          <w:spacing w:val="-9"/>
        </w:rPr>
        <w:t xml:space="preserve"> </w:t>
      </w:r>
      <w:r>
        <w:t>including</w:t>
      </w:r>
      <w:r>
        <w:rPr>
          <w:spacing w:val="-10"/>
        </w:rPr>
        <w:t xml:space="preserve"> </w:t>
      </w:r>
      <w:r>
        <w:t>ionized outflows from star formation regions and the ambient diffuse ionized gas present throughout much of the plane of the Galaxy</w:t>
      </w:r>
      <w:r>
        <w:rPr>
          <w:spacing w:val="-12"/>
        </w:rPr>
        <w:t xml:space="preserve"> </w:t>
      </w:r>
      <w:r>
        <w:t>[22].</w:t>
      </w:r>
    </w:p>
    <w:p w14:paraId="4FC9D63C" w14:textId="77777777" w:rsidR="00656154" w:rsidRDefault="00CE621D">
      <w:pPr>
        <w:pStyle w:val="BodyText"/>
        <w:spacing w:before="118"/>
        <w:ind w:left="120" w:right="106"/>
      </w:pPr>
      <w:r>
        <w:t xml:space="preserve">The study of complex chemical species offers another application of UWB </w:t>
      </w:r>
      <w:r>
        <w:rPr>
          <w:spacing w:val="-3"/>
        </w:rPr>
        <w:t xml:space="preserve">technology. </w:t>
      </w:r>
      <w:r>
        <w:t>Many observations have</w:t>
      </w:r>
      <w:r>
        <w:rPr>
          <w:spacing w:val="-8"/>
        </w:rPr>
        <w:t xml:space="preserve"> </w:t>
      </w:r>
      <w:r>
        <w:t>focused</w:t>
      </w:r>
      <w:r>
        <w:rPr>
          <w:spacing w:val="-8"/>
        </w:rPr>
        <w:t xml:space="preserve"> </w:t>
      </w:r>
      <w:r>
        <w:t>on</w:t>
      </w:r>
      <w:r>
        <w:rPr>
          <w:spacing w:val="-8"/>
        </w:rPr>
        <w:t xml:space="preserve"> </w:t>
      </w:r>
      <w:r>
        <w:t>frequencies</w:t>
      </w:r>
      <w:r>
        <w:rPr>
          <w:spacing w:val="-8"/>
        </w:rPr>
        <w:t xml:space="preserve"> </w:t>
      </w:r>
      <w:r>
        <w:t>of</w:t>
      </w:r>
      <w:r>
        <w:rPr>
          <w:spacing w:val="-8"/>
        </w:rPr>
        <w:t xml:space="preserve"> </w:t>
      </w:r>
      <w:r>
        <w:t>10’s</w:t>
      </w:r>
      <w:r>
        <w:rPr>
          <w:spacing w:val="-8"/>
        </w:rPr>
        <w:t xml:space="preserve"> </w:t>
      </w:r>
      <w:r>
        <w:t>of</w:t>
      </w:r>
      <w:r>
        <w:rPr>
          <w:spacing w:val="-8"/>
        </w:rPr>
        <w:t xml:space="preserve"> </w:t>
      </w:r>
      <w:r>
        <w:t>GHz,</w:t>
      </w:r>
      <w:r>
        <w:rPr>
          <w:spacing w:val="-8"/>
        </w:rPr>
        <w:t xml:space="preserve"> </w:t>
      </w:r>
      <w:r>
        <w:t>but</w:t>
      </w:r>
      <w:r>
        <w:rPr>
          <w:spacing w:val="-8"/>
        </w:rPr>
        <w:t xml:space="preserve"> </w:t>
      </w:r>
      <w:r>
        <w:t>the</w:t>
      </w:r>
      <w:r>
        <w:rPr>
          <w:spacing w:val="-8"/>
        </w:rPr>
        <w:t xml:space="preserve"> </w:t>
      </w:r>
      <w:r>
        <w:rPr>
          <w:rFonts w:ascii="Georgia" w:hAnsi="Georgia"/>
        </w:rPr>
        <w:t>0</w:t>
      </w:r>
      <w:r>
        <w:rPr>
          <w:rFonts w:ascii="Bookman Old Style" w:hAnsi="Bookman Old Style"/>
          <w:i/>
        </w:rPr>
        <w:t>.</w:t>
      </w:r>
      <w:r>
        <w:rPr>
          <w:rFonts w:ascii="Georgia" w:hAnsi="Georgia"/>
        </w:rPr>
        <w:t>7</w:t>
      </w:r>
      <w:r>
        <w:t>–</w:t>
      </w:r>
      <w:r>
        <w:rPr>
          <w:rFonts w:ascii="Georgia" w:hAnsi="Georgia"/>
        </w:rPr>
        <w:t>4</w:t>
      </w:r>
      <w:r>
        <w:rPr>
          <w:rFonts w:ascii="Georgia" w:hAnsi="Georgia"/>
          <w:spacing w:val="2"/>
        </w:rPr>
        <w:t xml:space="preserve"> </w:t>
      </w:r>
      <w:r>
        <w:t>GHz</w:t>
      </w:r>
      <w:r>
        <w:rPr>
          <w:spacing w:val="-8"/>
        </w:rPr>
        <w:t xml:space="preserve"> </w:t>
      </w:r>
      <w:r>
        <w:t>band</w:t>
      </w:r>
      <w:r>
        <w:rPr>
          <w:spacing w:val="-8"/>
        </w:rPr>
        <w:t xml:space="preserve"> </w:t>
      </w:r>
      <w:r>
        <w:t>is</w:t>
      </w:r>
      <w:r>
        <w:rPr>
          <w:spacing w:val="-8"/>
        </w:rPr>
        <w:t xml:space="preserve"> </w:t>
      </w:r>
      <w:r>
        <w:t>a</w:t>
      </w:r>
      <w:r>
        <w:rPr>
          <w:spacing w:val="-8"/>
        </w:rPr>
        <w:t xml:space="preserve"> </w:t>
      </w:r>
      <w:r>
        <w:t>promising</w:t>
      </w:r>
      <w:r>
        <w:rPr>
          <w:spacing w:val="-8"/>
        </w:rPr>
        <w:t xml:space="preserve"> </w:t>
      </w:r>
      <w:r>
        <w:t>discovery</w:t>
      </w:r>
      <w:r>
        <w:rPr>
          <w:spacing w:val="-8"/>
        </w:rPr>
        <w:t xml:space="preserve"> </w:t>
      </w:r>
      <w:r>
        <w:t>space</w:t>
      </w:r>
      <w:r>
        <w:rPr>
          <w:spacing w:val="-8"/>
        </w:rPr>
        <w:t xml:space="preserve"> </w:t>
      </w:r>
      <w:r>
        <w:t>[e.g.</w:t>
      </w:r>
      <w:r>
        <w:rPr>
          <w:spacing w:val="-8"/>
        </w:rPr>
        <w:t xml:space="preserve"> </w:t>
      </w:r>
      <w:r>
        <w:t>27, 13, 41]. Astrochemistry is a unique probe of species not easily studied in a laboratory and has implications for astrobiology and the nature of life on Earth [26]. The bandwidth of the UWB system will allow for serendipitous, discovery-based science in this</w:t>
      </w:r>
      <w:r>
        <w:rPr>
          <w:spacing w:val="-29"/>
        </w:rPr>
        <w:t xml:space="preserve"> </w:t>
      </w:r>
      <w:r>
        <w:t>area.</w:t>
      </w:r>
    </w:p>
    <w:p w14:paraId="0D2C9F4E" w14:textId="77777777" w:rsidR="00656154" w:rsidRDefault="00656154">
      <w:pPr>
        <w:pStyle w:val="BodyText"/>
        <w:spacing w:before="8" w:line="240" w:lineRule="auto"/>
        <w:jc w:val="left"/>
        <w:rPr>
          <w:sz w:val="19"/>
        </w:rPr>
      </w:pPr>
    </w:p>
    <w:p w14:paraId="03E82F35" w14:textId="77777777" w:rsidR="00656154" w:rsidRDefault="00CE621D">
      <w:pPr>
        <w:pStyle w:val="Heading2"/>
        <w:numPr>
          <w:ilvl w:val="0"/>
          <w:numId w:val="7"/>
        </w:numPr>
        <w:tabs>
          <w:tab w:val="left" w:pos="519"/>
        </w:tabs>
        <w:ind w:left="518" w:hanging="398"/>
        <w:jc w:val="both"/>
      </w:pPr>
      <w:r>
        <w:t>Innovation</w:t>
      </w:r>
    </w:p>
    <w:p w14:paraId="7D67BCBF" w14:textId="77777777" w:rsidR="00656154" w:rsidRDefault="00CE621D">
      <w:pPr>
        <w:pStyle w:val="BodyText"/>
        <w:spacing w:before="162"/>
        <w:ind w:left="120" w:right="106"/>
      </w:pPr>
      <w:r>
        <w:rPr>
          <w:spacing w:val="-10"/>
        </w:rPr>
        <w:t xml:space="preserve">To </w:t>
      </w:r>
      <w:r>
        <w:t xml:space="preserve">realize the technical and scientific potential offered by UWB </w:t>
      </w:r>
      <w:r>
        <w:rPr>
          <w:spacing w:val="-3"/>
        </w:rPr>
        <w:t xml:space="preserve">technology, </w:t>
      </w:r>
      <w:r>
        <w:t xml:space="preserve">we will integrate new cutting- edge hardware components and develop new firmware, data transmission methods, and network topolo- gies for very high data rates. </w:t>
      </w:r>
      <w:r>
        <w:rPr>
          <w:spacing w:val="-10"/>
        </w:rPr>
        <w:t xml:space="preserve">We </w:t>
      </w:r>
      <w:r>
        <w:t xml:space="preserve">will also implement and test various RFI excision strategies. </w:t>
      </w:r>
      <w:r>
        <w:rPr>
          <w:spacing w:val="-10"/>
        </w:rPr>
        <w:t xml:space="preserve">To </w:t>
      </w:r>
      <w:r>
        <w:t>the extent possible</w:t>
      </w:r>
      <w:r>
        <w:rPr>
          <w:spacing w:val="-10"/>
        </w:rPr>
        <w:t xml:space="preserve"> </w:t>
      </w:r>
      <w:r>
        <w:t>we</w:t>
      </w:r>
      <w:r>
        <w:rPr>
          <w:spacing w:val="-10"/>
        </w:rPr>
        <w:t xml:space="preserve"> </w:t>
      </w:r>
      <w:r>
        <w:t>will</w:t>
      </w:r>
      <w:r>
        <w:rPr>
          <w:spacing w:val="-10"/>
        </w:rPr>
        <w:t xml:space="preserve"> </w:t>
      </w:r>
      <w:r>
        <w:t>use</w:t>
      </w:r>
      <w:r>
        <w:rPr>
          <w:spacing w:val="-10"/>
        </w:rPr>
        <w:t xml:space="preserve"> </w:t>
      </w:r>
      <w:r>
        <w:t>modular</w:t>
      </w:r>
      <w:r>
        <w:rPr>
          <w:spacing w:val="-10"/>
        </w:rPr>
        <w:t xml:space="preserve"> </w:t>
      </w:r>
      <w:r>
        <w:t>designs</w:t>
      </w:r>
      <w:r>
        <w:rPr>
          <w:spacing w:val="-10"/>
        </w:rPr>
        <w:t xml:space="preserve"> </w:t>
      </w:r>
      <w:r>
        <w:t>that</w:t>
      </w:r>
      <w:r>
        <w:rPr>
          <w:spacing w:val="-10"/>
        </w:rPr>
        <w:t xml:space="preserve"> </w:t>
      </w:r>
      <w:r>
        <w:t>abstract</w:t>
      </w:r>
      <w:r>
        <w:rPr>
          <w:spacing w:val="-10"/>
        </w:rPr>
        <w:t xml:space="preserve"> </w:t>
      </w:r>
      <w:r>
        <w:t>away</w:t>
      </w:r>
      <w:r>
        <w:rPr>
          <w:spacing w:val="-10"/>
        </w:rPr>
        <w:t xml:space="preserve"> </w:t>
      </w:r>
      <w:r>
        <w:t>lower-level</w:t>
      </w:r>
      <w:r>
        <w:rPr>
          <w:spacing w:val="-10"/>
        </w:rPr>
        <w:t xml:space="preserve"> </w:t>
      </w:r>
      <w:r>
        <w:t>components.</w:t>
      </w:r>
      <w:r>
        <w:rPr>
          <w:spacing w:val="6"/>
        </w:rPr>
        <w:t xml:space="preserve"> </w:t>
      </w:r>
      <w:r>
        <w:t>This</w:t>
      </w:r>
      <w:r>
        <w:rPr>
          <w:spacing w:val="-10"/>
        </w:rPr>
        <w:t xml:space="preserve"> </w:t>
      </w:r>
      <w:r>
        <w:t>will</w:t>
      </w:r>
      <w:r>
        <w:rPr>
          <w:spacing w:val="-10"/>
        </w:rPr>
        <w:t xml:space="preserve"> </w:t>
      </w:r>
      <w:r>
        <w:t>make</w:t>
      </w:r>
      <w:r>
        <w:rPr>
          <w:spacing w:val="-10"/>
        </w:rPr>
        <w:t xml:space="preserve"> </w:t>
      </w:r>
      <w:r>
        <w:t>it</w:t>
      </w:r>
      <w:r>
        <w:rPr>
          <w:spacing w:val="-10"/>
        </w:rPr>
        <w:t xml:space="preserve"> </w:t>
      </w:r>
      <w:r>
        <w:t>easier</w:t>
      </w:r>
      <w:r>
        <w:rPr>
          <w:spacing w:val="-10"/>
        </w:rPr>
        <w:t xml:space="preserve"> </w:t>
      </w:r>
      <w:r>
        <w:t>to rapidly</w:t>
      </w:r>
      <w:r>
        <w:rPr>
          <w:spacing w:val="-11"/>
        </w:rPr>
        <w:t xml:space="preserve"> </w:t>
      </w:r>
      <w:r>
        <w:t>take</w:t>
      </w:r>
      <w:r>
        <w:rPr>
          <w:spacing w:val="-11"/>
        </w:rPr>
        <w:t xml:space="preserve"> </w:t>
      </w:r>
      <w:r>
        <w:t>advantage</w:t>
      </w:r>
      <w:r>
        <w:rPr>
          <w:spacing w:val="-11"/>
        </w:rPr>
        <w:t xml:space="preserve"> </w:t>
      </w:r>
      <w:r>
        <w:t>of</w:t>
      </w:r>
      <w:r>
        <w:rPr>
          <w:spacing w:val="-11"/>
        </w:rPr>
        <w:t xml:space="preserve"> </w:t>
      </w:r>
      <w:r>
        <w:t>future</w:t>
      </w:r>
      <w:r>
        <w:rPr>
          <w:spacing w:val="-11"/>
        </w:rPr>
        <w:t xml:space="preserve"> </w:t>
      </w:r>
      <w:r>
        <w:t>technologies</w:t>
      </w:r>
      <w:r>
        <w:rPr>
          <w:spacing w:val="-11"/>
        </w:rPr>
        <w:t xml:space="preserve"> </w:t>
      </w:r>
      <w:r>
        <w:t>as</w:t>
      </w:r>
      <w:r>
        <w:rPr>
          <w:spacing w:val="-11"/>
        </w:rPr>
        <w:t xml:space="preserve"> </w:t>
      </w:r>
      <w:r>
        <w:t>they</w:t>
      </w:r>
      <w:r>
        <w:rPr>
          <w:spacing w:val="-11"/>
        </w:rPr>
        <w:t xml:space="preserve"> </w:t>
      </w:r>
      <w:r>
        <w:t>emerge,</w:t>
      </w:r>
      <w:r>
        <w:rPr>
          <w:spacing w:val="-9"/>
        </w:rPr>
        <w:t xml:space="preserve"> </w:t>
      </w:r>
      <w:r>
        <w:t>so</w:t>
      </w:r>
      <w:r>
        <w:rPr>
          <w:spacing w:val="-11"/>
        </w:rPr>
        <w:t xml:space="preserve"> </w:t>
      </w:r>
      <w:r>
        <w:t>that</w:t>
      </w:r>
      <w:r>
        <w:rPr>
          <w:spacing w:val="-11"/>
        </w:rPr>
        <w:t xml:space="preserve"> </w:t>
      </w:r>
      <w:r>
        <w:t>the</w:t>
      </w:r>
      <w:r>
        <w:rPr>
          <w:spacing w:val="-11"/>
        </w:rPr>
        <w:t xml:space="preserve"> </w:t>
      </w:r>
      <w:r>
        <w:t>impact</w:t>
      </w:r>
      <w:r>
        <w:rPr>
          <w:spacing w:val="-11"/>
        </w:rPr>
        <w:t xml:space="preserve"> </w:t>
      </w:r>
      <w:r>
        <w:t>of</w:t>
      </w:r>
      <w:r>
        <w:rPr>
          <w:spacing w:val="-11"/>
        </w:rPr>
        <w:t xml:space="preserve"> </w:t>
      </w:r>
      <w:r>
        <w:t>our</w:t>
      </w:r>
      <w:r>
        <w:rPr>
          <w:spacing w:val="-11"/>
        </w:rPr>
        <w:t xml:space="preserve"> </w:t>
      </w:r>
      <w:r>
        <w:t>efforts</w:t>
      </w:r>
      <w:r>
        <w:rPr>
          <w:spacing w:val="-11"/>
        </w:rPr>
        <w:t xml:space="preserve"> </w:t>
      </w:r>
      <w:r>
        <w:t>will</w:t>
      </w:r>
      <w:r>
        <w:rPr>
          <w:spacing w:val="-11"/>
        </w:rPr>
        <w:t xml:space="preserve"> </w:t>
      </w:r>
      <w:r>
        <w:t>last</w:t>
      </w:r>
      <w:r>
        <w:rPr>
          <w:spacing w:val="-11"/>
        </w:rPr>
        <w:t xml:space="preserve"> </w:t>
      </w:r>
      <w:r>
        <w:t>much longer than a single generation or specific architecture. All of our work will be conducted in an open and collaborative framework for use by other observatories and interested parties. Figure 3 shows a high-level block</w:t>
      </w:r>
      <w:r>
        <w:rPr>
          <w:spacing w:val="-3"/>
        </w:rPr>
        <w:t xml:space="preserve"> </w:t>
      </w:r>
      <w:r>
        <w:t>diagram</w:t>
      </w:r>
      <w:r>
        <w:rPr>
          <w:spacing w:val="-3"/>
        </w:rPr>
        <w:t xml:space="preserve"> </w:t>
      </w:r>
      <w:r>
        <w:t>of</w:t>
      </w:r>
      <w:r>
        <w:rPr>
          <w:spacing w:val="-3"/>
        </w:rPr>
        <w:t xml:space="preserve"> </w:t>
      </w:r>
      <w:r>
        <w:t>the</w:t>
      </w:r>
      <w:r>
        <w:rPr>
          <w:spacing w:val="-3"/>
        </w:rPr>
        <w:t xml:space="preserve"> </w:t>
      </w:r>
      <w:r>
        <w:t>system</w:t>
      </w:r>
      <w:r>
        <w:rPr>
          <w:spacing w:val="-3"/>
        </w:rPr>
        <w:t xml:space="preserve"> </w:t>
      </w:r>
      <w:r>
        <w:t>that</w:t>
      </w:r>
      <w:r>
        <w:rPr>
          <w:spacing w:val="-3"/>
        </w:rPr>
        <w:t xml:space="preserve"> </w:t>
      </w:r>
      <w:r>
        <w:t>we</w:t>
      </w:r>
      <w:r>
        <w:rPr>
          <w:spacing w:val="-3"/>
        </w:rPr>
        <w:t xml:space="preserve"> </w:t>
      </w:r>
      <w:r>
        <w:t>will</w:t>
      </w:r>
      <w:r>
        <w:rPr>
          <w:spacing w:val="-3"/>
        </w:rPr>
        <w:t xml:space="preserve"> </w:t>
      </w:r>
      <w:r>
        <w:t>build.</w:t>
      </w:r>
      <w:r>
        <w:rPr>
          <w:spacing w:val="8"/>
        </w:rPr>
        <w:t xml:space="preserve"> </w:t>
      </w:r>
      <w:r>
        <w:t>The</w:t>
      </w:r>
      <w:r>
        <w:rPr>
          <w:spacing w:val="-3"/>
        </w:rPr>
        <w:t xml:space="preserve"> </w:t>
      </w:r>
      <w:r>
        <w:t>specific</w:t>
      </w:r>
      <w:r>
        <w:rPr>
          <w:spacing w:val="-3"/>
        </w:rPr>
        <w:t xml:space="preserve"> </w:t>
      </w:r>
      <w:r>
        <w:t>tasks</w:t>
      </w:r>
      <w:r>
        <w:rPr>
          <w:spacing w:val="-3"/>
        </w:rPr>
        <w:t xml:space="preserve"> </w:t>
      </w:r>
      <w:r>
        <w:t>that</w:t>
      </w:r>
      <w:r>
        <w:rPr>
          <w:spacing w:val="-3"/>
        </w:rPr>
        <w:t xml:space="preserve"> </w:t>
      </w:r>
      <w:r>
        <w:t>we</w:t>
      </w:r>
      <w:r>
        <w:rPr>
          <w:spacing w:val="-3"/>
        </w:rPr>
        <w:t xml:space="preserve"> </w:t>
      </w:r>
      <w:r>
        <w:t>will</w:t>
      </w:r>
      <w:r>
        <w:rPr>
          <w:spacing w:val="-3"/>
        </w:rPr>
        <w:t xml:space="preserve"> </w:t>
      </w:r>
      <w:r>
        <w:t>carry</w:t>
      </w:r>
      <w:r>
        <w:rPr>
          <w:spacing w:val="-3"/>
        </w:rPr>
        <w:t xml:space="preserve"> </w:t>
      </w:r>
      <w:r>
        <w:t>out</w:t>
      </w:r>
      <w:r>
        <w:rPr>
          <w:spacing w:val="-3"/>
        </w:rPr>
        <w:t xml:space="preserve"> </w:t>
      </w:r>
      <w:r>
        <w:t>are</w:t>
      </w:r>
      <w:r>
        <w:rPr>
          <w:spacing w:val="-3"/>
        </w:rPr>
        <w:t xml:space="preserve"> </w:t>
      </w:r>
      <w:r>
        <w:t>detailed</w:t>
      </w:r>
      <w:r>
        <w:rPr>
          <w:spacing w:val="-3"/>
        </w:rPr>
        <w:t xml:space="preserve"> </w:t>
      </w:r>
      <w:r>
        <w:rPr>
          <w:spacing w:val="-4"/>
        </w:rPr>
        <w:t>below.</w:t>
      </w:r>
    </w:p>
    <w:p w14:paraId="0FC0E9F2" w14:textId="77777777" w:rsidR="00656154" w:rsidRDefault="00656154">
      <w:pPr>
        <w:pStyle w:val="BodyText"/>
        <w:spacing w:line="240" w:lineRule="auto"/>
        <w:jc w:val="left"/>
      </w:pPr>
    </w:p>
    <w:p w14:paraId="76DB9472" w14:textId="77777777" w:rsidR="00656154" w:rsidRDefault="00656154">
      <w:pPr>
        <w:pStyle w:val="BodyText"/>
        <w:spacing w:line="240" w:lineRule="auto"/>
        <w:jc w:val="left"/>
      </w:pPr>
    </w:p>
    <w:p w14:paraId="60DAC7B5" w14:textId="77777777" w:rsidR="00656154" w:rsidRDefault="007B219B">
      <w:pPr>
        <w:pStyle w:val="BodyText"/>
        <w:spacing w:before="2" w:line="240" w:lineRule="auto"/>
        <w:jc w:val="left"/>
        <w:rPr>
          <w:sz w:val="17"/>
        </w:rPr>
      </w:pPr>
      <w:r>
        <w:pict w14:anchorId="7A5305E1">
          <v:line id="_x0000_s1060" style="position:absolute;z-index:251640832;mso-wrap-distance-left:0;mso-wrap-distance-right:0;mso-position-horizontal-relative:page" from="1in,12.85pt" to="260.2pt,12.85pt" strokeweight=".14042mm">
            <w10:wrap type="topAndBottom" anchorx="page"/>
          </v:line>
        </w:pict>
      </w:r>
    </w:p>
    <w:p w14:paraId="442C52FB" w14:textId="77777777" w:rsidR="00656154" w:rsidRDefault="00CE621D">
      <w:pPr>
        <w:spacing w:line="239" w:lineRule="exact"/>
        <w:ind w:left="337"/>
        <w:rPr>
          <w:sz w:val="16"/>
        </w:rPr>
      </w:pPr>
      <w:r>
        <w:rPr>
          <w:spacing w:val="2"/>
          <w:position w:val="6"/>
          <w:sz w:val="12"/>
        </w:rPr>
        <w:t>2</w:t>
      </w:r>
      <w:r>
        <w:rPr>
          <w:spacing w:val="2"/>
          <w:sz w:val="16"/>
        </w:rPr>
        <w:t xml:space="preserve">See </w:t>
      </w:r>
      <w:hyperlink r:id="rId15">
        <w:r>
          <w:rPr>
            <w:rFonts w:ascii="Courier New" w:hAnsi="Courier New"/>
            <w:sz w:val="16"/>
          </w:rPr>
          <w:t>http://www.physics.mcgill.ca/</w:t>
        </w:r>
      </w:hyperlink>
      <w:r>
        <w:rPr>
          <w:rFonts w:ascii="Courier New" w:hAnsi="Courier New"/>
          <w:position w:val="-2"/>
          <w:sz w:val="16"/>
        </w:rPr>
        <w:t>˜</w:t>
      </w:r>
      <w:r>
        <w:rPr>
          <w:rFonts w:ascii="Courier New" w:hAnsi="Courier New"/>
          <w:sz w:val="16"/>
        </w:rPr>
        <w:t>pulsar/magnetar/main.html</w:t>
      </w:r>
      <w:r>
        <w:rPr>
          <w:rFonts w:ascii="Courier New" w:hAnsi="Courier New"/>
          <w:spacing w:val="-63"/>
          <w:sz w:val="16"/>
        </w:rPr>
        <w:t xml:space="preserve"> </w:t>
      </w:r>
      <w:r>
        <w:rPr>
          <w:sz w:val="16"/>
        </w:rPr>
        <w:t>for an up-to-date list.</w:t>
      </w:r>
    </w:p>
    <w:p w14:paraId="7378340F" w14:textId="77777777" w:rsidR="00656154" w:rsidRDefault="00656154">
      <w:pPr>
        <w:spacing w:line="239" w:lineRule="exact"/>
        <w:rPr>
          <w:sz w:val="16"/>
        </w:rPr>
        <w:sectPr w:rsidR="00656154">
          <w:pgSz w:w="12240" w:h="15840"/>
          <w:pgMar w:top="1380" w:right="1280" w:bottom="960" w:left="1320" w:header="0" w:footer="779" w:gutter="0"/>
          <w:cols w:space="720"/>
        </w:sectPr>
      </w:pPr>
    </w:p>
    <w:p w14:paraId="65720B39" w14:textId="77777777" w:rsidR="00656154" w:rsidRDefault="00CE621D">
      <w:pPr>
        <w:pStyle w:val="BodyText"/>
        <w:spacing w:line="240" w:lineRule="auto"/>
        <w:ind w:left="2472"/>
        <w:jc w:val="left"/>
      </w:pPr>
      <w:r>
        <w:rPr>
          <w:noProof/>
        </w:rPr>
        <w:lastRenderedPageBreak/>
        <w:drawing>
          <wp:inline distT="0" distB="0" distL="0" distR="0" wp14:anchorId="5E157382" wp14:editId="32B0F5D8">
            <wp:extent cx="2983230" cy="1789937"/>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6" cstate="print"/>
                    <a:stretch>
                      <a:fillRect/>
                    </a:stretch>
                  </pic:blipFill>
                  <pic:spPr>
                    <a:xfrm>
                      <a:off x="0" y="0"/>
                      <a:ext cx="2983230" cy="1789937"/>
                    </a:xfrm>
                    <a:prstGeom prst="rect">
                      <a:avLst/>
                    </a:prstGeom>
                  </pic:spPr>
                </pic:pic>
              </a:graphicData>
            </a:graphic>
          </wp:inline>
        </w:drawing>
      </w:r>
    </w:p>
    <w:p w14:paraId="63257993" w14:textId="77777777" w:rsidR="00656154" w:rsidRDefault="00656154">
      <w:pPr>
        <w:pStyle w:val="BodyText"/>
        <w:spacing w:before="5" w:line="240" w:lineRule="auto"/>
        <w:jc w:val="left"/>
        <w:rPr>
          <w:sz w:val="12"/>
        </w:rPr>
      </w:pPr>
    </w:p>
    <w:p w14:paraId="2FB5DD83" w14:textId="77777777" w:rsidR="00656154" w:rsidRDefault="00CE621D">
      <w:pPr>
        <w:pStyle w:val="BodyText"/>
        <w:spacing w:before="96"/>
        <w:ind w:left="119" w:right="106"/>
      </w:pPr>
      <w:r>
        <w:t xml:space="preserve">Figure 3: A block diagram representing one possible approach for deploying an UWB DSP system on the GBT sampling up to </w:t>
      </w:r>
      <w:r>
        <w:rPr>
          <w:rFonts w:ascii="Georgia"/>
        </w:rPr>
        <w:t xml:space="preserve">5 </w:t>
      </w:r>
      <w:r>
        <w:rPr>
          <w:rFonts w:ascii="Bookman Old Style"/>
          <w:i/>
        </w:rPr>
        <w:t xml:space="preserve">GHz </w:t>
      </w:r>
      <w:r>
        <w:t>baseband with a single ADC (in practice two independent paths would exist for each polarization channel, though only one is shown here). We identify those components that would be housed in the GBT receiver room and the equipment room, and refer to these designations throughout this proposal. .</w:t>
      </w:r>
    </w:p>
    <w:p w14:paraId="6EFFADA6" w14:textId="77777777" w:rsidR="00656154" w:rsidRDefault="00656154">
      <w:pPr>
        <w:pStyle w:val="BodyText"/>
        <w:spacing w:before="9" w:line="240" w:lineRule="auto"/>
        <w:jc w:val="left"/>
        <w:rPr>
          <w:sz w:val="29"/>
        </w:rPr>
      </w:pPr>
    </w:p>
    <w:p w14:paraId="61B5A8F2" w14:textId="77777777" w:rsidR="00656154" w:rsidRDefault="00CE621D">
      <w:pPr>
        <w:pStyle w:val="Heading3"/>
        <w:numPr>
          <w:ilvl w:val="1"/>
          <w:numId w:val="7"/>
        </w:numPr>
        <w:tabs>
          <w:tab w:val="left" w:pos="519"/>
        </w:tabs>
        <w:ind w:left="518" w:hanging="398"/>
        <w:jc w:val="both"/>
      </w:pPr>
      <w:r>
        <w:t>Finding Optimal Sampling</w:t>
      </w:r>
      <w:r>
        <w:rPr>
          <w:spacing w:val="-18"/>
        </w:rPr>
        <w:t xml:space="preserve"> </w:t>
      </w:r>
      <w:r>
        <w:t>Strategies</w:t>
      </w:r>
    </w:p>
    <w:p w14:paraId="111F3EA2" w14:textId="77777777" w:rsidR="00656154" w:rsidRDefault="00CE621D">
      <w:pPr>
        <w:spacing w:before="194"/>
        <w:ind w:left="119"/>
        <w:jc w:val="both"/>
        <w:rPr>
          <w:i/>
          <w:sz w:val="20"/>
        </w:rPr>
      </w:pPr>
      <w:r>
        <w:rPr>
          <w:i/>
          <w:sz w:val="20"/>
        </w:rPr>
        <w:t>We will determine the optimal approach for digitizing very wide RF bandwidths.</w:t>
      </w:r>
    </w:p>
    <w:p w14:paraId="76B283D9" w14:textId="77777777" w:rsidR="00656154" w:rsidRDefault="00CE621D">
      <w:pPr>
        <w:pStyle w:val="BodyText"/>
        <w:spacing w:before="103"/>
        <w:ind w:left="120" w:right="106"/>
      </w:pPr>
      <w:r>
        <w:t>The</w:t>
      </w:r>
      <w:r>
        <w:rPr>
          <w:spacing w:val="-9"/>
        </w:rPr>
        <w:t xml:space="preserve"> </w:t>
      </w:r>
      <w:r>
        <w:t>AD9213</w:t>
      </w:r>
      <w:r>
        <w:rPr>
          <w:spacing w:val="-9"/>
        </w:rPr>
        <w:t xml:space="preserve"> </w:t>
      </w:r>
      <w:r>
        <w:t>ADC</w:t>
      </w:r>
      <w:r>
        <w:rPr>
          <w:spacing w:val="-9"/>
        </w:rPr>
        <w:t xml:space="preserve"> </w:t>
      </w:r>
      <w:r>
        <w:t>has</w:t>
      </w:r>
      <w:r>
        <w:rPr>
          <w:spacing w:val="-9"/>
        </w:rPr>
        <w:t xml:space="preserve"> </w:t>
      </w:r>
      <w:r>
        <w:t>the</w:t>
      </w:r>
      <w:r>
        <w:rPr>
          <w:spacing w:val="-9"/>
        </w:rPr>
        <w:t xml:space="preserve"> </w:t>
      </w:r>
      <w:r>
        <w:t>ability</w:t>
      </w:r>
      <w:r>
        <w:rPr>
          <w:spacing w:val="-9"/>
        </w:rPr>
        <w:t xml:space="preserve"> </w:t>
      </w:r>
      <w:r>
        <w:t>to</w:t>
      </w:r>
      <w:r>
        <w:rPr>
          <w:spacing w:val="-9"/>
        </w:rPr>
        <w:t xml:space="preserve"> </w:t>
      </w:r>
      <w:r>
        <w:t>digitally</w:t>
      </w:r>
      <w:r>
        <w:rPr>
          <w:spacing w:val="-9"/>
        </w:rPr>
        <w:t xml:space="preserve"> </w:t>
      </w:r>
      <w:r>
        <w:t>sample</w:t>
      </w:r>
      <w:r>
        <w:rPr>
          <w:spacing w:val="-9"/>
        </w:rPr>
        <w:t xml:space="preserve"> </w:t>
      </w:r>
      <w:r>
        <w:t>baseband</w:t>
      </w:r>
      <w:r>
        <w:rPr>
          <w:spacing w:val="-9"/>
        </w:rPr>
        <w:t xml:space="preserve"> </w:t>
      </w:r>
      <w:r>
        <w:t>bandwidths</w:t>
      </w:r>
      <w:r>
        <w:rPr>
          <w:spacing w:val="-9"/>
        </w:rPr>
        <w:t xml:space="preserve"> </w:t>
      </w:r>
      <w:r>
        <w:t>up</w:t>
      </w:r>
      <w:r>
        <w:rPr>
          <w:spacing w:val="-9"/>
        </w:rPr>
        <w:t xml:space="preserve"> </w:t>
      </w:r>
      <w:r>
        <w:t>to</w:t>
      </w:r>
      <w:r>
        <w:rPr>
          <w:spacing w:val="-9"/>
        </w:rPr>
        <w:t xml:space="preserve"> </w:t>
      </w:r>
      <w:r>
        <w:t>approximately</w:t>
      </w:r>
      <w:r>
        <w:rPr>
          <w:spacing w:val="-9"/>
        </w:rPr>
        <w:t xml:space="preserve"> </w:t>
      </w:r>
      <w:r>
        <w:rPr>
          <w:rFonts w:ascii="Georgia" w:hAnsi="Georgia"/>
        </w:rPr>
        <w:t>5</w:t>
      </w:r>
      <w:r>
        <w:rPr>
          <w:rFonts w:ascii="Georgia" w:hAnsi="Georgia"/>
          <w:spacing w:val="3"/>
        </w:rPr>
        <w:t xml:space="preserve"> </w:t>
      </w:r>
      <w:r>
        <w:t>GHz</w:t>
      </w:r>
      <w:r>
        <w:rPr>
          <w:spacing w:val="-9"/>
        </w:rPr>
        <w:t xml:space="preserve"> </w:t>
      </w:r>
      <w:r>
        <w:t>with a single sampler. Thus, the most straightforward approach is to clock the ADCs near their maximum rate, which would simplify downstream processing by avoiding the need to stitch together various smaller</w:t>
      </w:r>
      <w:r>
        <w:rPr>
          <w:spacing w:val="-27"/>
        </w:rPr>
        <w:t xml:space="preserve"> </w:t>
      </w:r>
      <w:r>
        <w:t xml:space="preserve">sub- bands to achieve the same bandwidth while eliminating most analog components. However, this comes at the cost of a lower effective number of bits (ENOB) — the pre-release specifications for the AD9213  </w:t>
      </w:r>
      <w:r>
        <w:rPr>
          <w:spacing w:val="5"/>
        </w:rPr>
        <w:t xml:space="preserve"> </w:t>
      </w:r>
      <w:r>
        <w:t>quote</w:t>
      </w:r>
    </w:p>
    <w:p w14:paraId="3979021C" w14:textId="77777777" w:rsidR="00656154" w:rsidRDefault="00CE621D">
      <w:pPr>
        <w:pStyle w:val="BodyText"/>
        <w:ind w:left="120" w:right="106"/>
      </w:pPr>
      <w:r>
        <w:t>7.7</w:t>
      </w:r>
      <w:r>
        <w:rPr>
          <w:spacing w:val="-7"/>
        </w:rPr>
        <w:t xml:space="preserve"> </w:t>
      </w:r>
      <w:r>
        <w:t>bits</w:t>
      </w:r>
      <w:r>
        <w:rPr>
          <w:spacing w:val="-6"/>
        </w:rPr>
        <w:t xml:space="preserve"> </w:t>
      </w:r>
      <w:r>
        <w:t>at</w:t>
      </w:r>
      <w:r>
        <w:rPr>
          <w:spacing w:val="-7"/>
        </w:rPr>
        <w:t xml:space="preserve"> </w:t>
      </w:r>
      <w:r>
        <w:t>the</w:t>
      </w:r>
      <w:r>
        <w:rPr>
          <w:spacing w:val="-6"/>
        </w:rPr>
        <w:t xml:space="preserve"> </w:t>
      </w:r>
      <w:r>
        <w:t>maximum</w:t>
      </w:r>
      <w:r>
        <w:rPr>
          <w:spacing w:val="-7"/>
        </w:rPr>
        <w:t xml:space="preserve"> </w:t>
      </w:r>
      <w:r>
        <w:t>sampling</w:t>
      </w:r>
      <w:r>
        <w:rPr>
          <w:spacing w:val="-7"/>
        </w:rPr>
        <w:t xml:space="preserve"> </w:t>
      </w:r>
      <w:r>
        <w:t>rate</w:t>
      </w:r>
      <w:r>
        <w:rPr>
          <w:spacing w:val="-6"/>
        </w:rPr>
        <w:t xml:space="preserve"> </w:t>
      </w:r>
      <w:r>
        <w:t>of</w:t>
      </w:r>
      <w:r>
        <w:rPr>
          <w:spacing w:val="-7"/>
        </w:rPr>
        <w:t xml:space="preserve"> </w:t>
      </w:r>
      <w:r>
        <w:rPr>
          <w:rFonts w:ascii="Georgia"/>
        </w:rPr>
        <w:t>10</w:t>
      </w:r>
      <w:r>
        <w:rPr>
          <w:rFonts w:ascii="Bookman Old Style"/>
          <w:i/>
        </w:rPr>
        <w:t>.</w:t>
      </w:r>
      <w:r>
        <w:rPr>
          <w:rFonts w:ascii="Georgia"/>
        </w:rPr>
        <w:t>25</w:t>
      </w:r>
      <w:r>
        <w:rPr>
          <w:rFonts w:ascii="Georgia"/>
          <w:spacing w:val="2"/>
        </w:rPr>
        <w:t xml:space="preserve"> </w:t>
      </w:r>
      <w:r>
        <w:rPr>
          <w:rFonts w:ascii="Georgia"/>
        </w:rPr>
        <w:t>Gsps</w:t>
      </w:r>
      <w:r>
        <w:t>.</w:t>
      </w:r>
      <w:r>
        <w:rPr>
          <w:spacing w:val="5"/>
        </w:rPr>
        <w:t xml:space="preserve"> </w:t>
      </w:r>
      <w:r>
        <w:t>A</w:t>
      </w:r>
      <w:r>
        <w:rPr>
          <w:spacing w:val="-6"/>
        </w:rPr>
        <w:t xml:space="preserve"> </w:t>
      </w:r>
      <w:r>
        <w:t>second</w:t>
      </w:r>
      <w:r>
        <w:rPr>
          <w:spacing w:val="-7"/>
        </w:rPr>
        <w:t xml:space="preserve"> </w:t>
      </w:r>
      <w:r>
        <w:t>approach</w:t>
      </w:r>
      <w:r>
        <w:rPr>
          <w:spacing w:val="-6"/>
        </w:rPr>
        <w:t xml:space="preserve"> </w:t>
      </w:r>
      <w:r>
        <w:t>would</w:t>
      </w:r>
      <w:r>
        <w:rPr>
          <w:spacing w:val="-7"/>
        </w:rPr>
        <w:t xml:space="preserve"> </w:t>
      </w:r>
      <w:r>
        <w:t>use</w:t>
      </w:r>
      <w:r>
        <w:rPr>
          <w:spacing w:val="-7"/>
        </w:rPr>
        <w:t xml:space="preserve"> </w:t>
      </w:r>
      <w:r>
        <w:t>a</w:t>
      </w:r>
      <w:r>
        <w:rPr>
          <w:spacing w:val="-6"/>
        </w:rPr>
        <w:t xml:space="preserve"> </w:t>
      </w:r>
      <w:r>
        <w:t>simple</w:t>
      </w:r>
      <w:r>
        <w:rPr>
          <w:spacing w:val="-7"/>
        </w:rPr>
        <w:t xml:space="preserve"> </w:t>
      </w:r>
      <w:r>
        <w:t>signal-splitter to produce two or three copies of the desired UWB signal, which would each be sent to a separate pair of ADCs (one for each polarization) clocked at slower speeds. The first copy could be low-pass filtered and sampled at base band (i.e. the first Nyquist zone), while higher frequencies would be bandpass filtered to prevent aliasing and sampled in higher Nyquist zones. This would still eliminate the need for an analog IF mixing</w:t>
      </w:r>
      <w:r>
        <w:rPr>
          <w:spacing w:val="-3"/>
        </w:rPr>
        <w:t xml:space="preserve"> </w:t>
      </w:r>
      <w:r>
        <w:t>stage</w:t>
      </w:r>
      <w:r>
        <w:rPr>
          <w:spacing w:val="-3"/>
        </w:rPr>
        <w:t xml:space="preserve"> </w:t>
      </w:r>
      <w:r>
        <w:t>and</w:t>
      </w:r>
      <w:r>
        <w:rPr>
          <w:spacing w:val="-3"/>
        </w:rPr>
        <w:t xml:space="preserve"> </w:t>
      </w:r>
      <w:r>
        <w:t>would</w:t>
      </w:r>
      <w:r>
        <w:rPr>
          <w:spacing w:val="-4"/>
        </w:rPr>
        <w:t xml:space="preserve"> </w:t>
      </w:r>
      <w:r>
        <w:t>have</w:t>
      </w:r>
      <w:r>
        <w:rPr>
          <w:spacing w:val="-3"/>
        </w:rPr>
        <w:t xml:space="preserve"> </w:t>
      </w:r>
      <w:r>
        <w:t>the</w:t>
      </w:r>
      <w:r>
        <w:rPr>
          <w:spacing w:val="-3"/>
        </w:rPr>
        <w:t xml:space="preserve"> </w:t>
      </w:r>
      <w:r>
        <w:t>advantage</w:t>
      </w:r>
      <w:r>
        <w:rPr>
          <w:spacing w:val="-3"/>
        </w:rPr>
        <w:t xml:space="preserve"> </w:t>
      </w:r>
      <w:r>
        <w:t>of</w:t>
      </w:r>
      <w:r>
        <w:rPr>
          <w:spacing w:val="-3"/>
        </w:rPr>
        <w:t xml:space="preserve"> </w:t>
      </w:r>
      <w:r>
        <w:t>offering</w:t>
      </w:r>
      <w:r>
        <w:rPr>
          <w:spacing w:val="-3"/>
        </w:rPr>
        <w:t xml:space="preserve"> </w:t>
      </w:r>
      <w:r>
        <w:t>a</w:t>
      </w:r>
      <w:r>
        <w:rPr>
          <w:spacing w:val="-4"/>
        </w:rPr>
        <w:t xml:space="preserve"> </w:t>
      </w:r>
      <w:r w:rsidRPr="009859E4">
        <w:rPr>
          <w:b/>
          <w:highlight w:val="yellow"/>
          <w:rPrChange w:id="37" w:author="Laura Jensen" w:date="2018-11-13T11:01:00Z">
            <w:rPr>
              <w:b/>
            </w:rPr>
          </w:rPrChange>
        </w:rPr>
        <w:t>Luke</w:t>
      </w:r>
      <w:r w:rsidRPr="009859E4">
        <w:rPr>
          <w:b/>
          <w:spacing w:val="-3"/>
          <w:highlight w:val="yellow"/>
          <w:rPrChange w:id="38" w:author="Laura Jensen" w:date="2018-11-13T11:01:00Z">
            <w:rPr>
              <w:b/>
              <w:spacing w:val="-3"/>
            </w:rPr>
          </w:rPrChange>
        </w:rPr>
        <w:t xml:space="preserve"> </w:t>
      </w:r>
      <w:r w:rsidRPr="009859E4">
        <w:rPr>
          <w:b/>
          <w:highlight w:val="yellow"/>
          <w:rPrChange w:id="39" w:author="Laura Jensen" w:date="2018-11-13T11:01:00Z">
            <w:rPr>
              <w:b/>
            </w:rPr>
          </w:rPrChange>
        </w:rPr>
        <w:t>to</w:t>
      </w:r>
      <w:r w:rsidRPr="009859E4">
        <w:rPr>
          <w:b/>
          <w:spacing w:val="-3"/>
          <w:highlight w:val="yellow"/>
          <w:rPrChange w:id="40" w:author="Laura Jensen" w:date="2018-11-13T11:01:00Z">
            <w:rPr>
              <w:b/>
              <w:spacing w:val="-3"/>
            </w:rPr>
          </w:rPrChange>
        </w:rPr>
        <w:t xml:space="preserve"> </w:t>
      </w:r>
      <w:r w:rsidRPr="009859E4">
        <w:rPr>
          <w:b/>
          <w:highlight w:val="yellow"/>
          <w:rPrChange w:id="41" w:author="Laura Jensen" w:date="2018-11-13T11:01:00Z">
            <w:rPr>
              <w:b/>
            </w:rPr>
          </w:rPrChange>
        </w:rPr>
        <w:t>get</w:t>
      </w:r>
      <w:r w:rsidRPr="009859E4">
        <w:rPr>
          <w:b/>
          <w:spacing w:val="-3"/>
          <w:highlight w:val="yellow"/>
          <w:rPrChange w:id="42" w:author="Laura Jensen" w:date="2018-11-13T11:01:00Z">
            <w:rPr>
              <w:b/>
              <w:spacing w:val="-3"/>
            </w:rPr>
          </w:rPrChange>
        </w:rPr>
        <w:t xml:space="preserve"> </w:t>
      </w:r>
      <w:r w:rsidRPr="009859E4">
        <w:rPr>
          <w:b/>
          <w:highlight w:val="yellow"/>
          <w:rPrChange w:id="43" w:author="Laura Jensen" w:date="2018-11-13T11:01:00Z">
            <w:rPr>
              <w:b/>
            </w:rPr>
          </w:rPrChange>
        </w:rPr>
        <w:t>approximate</w:t>
      </w:r>
      <w:r w:rsidRPr="009859E4">
        <w:rPr>
          <w:b/>
          <w:spacing w:val="-4"/>
          <w:highlight w:val="yellow"/>
          <w:rPrChange w:id="44" w:author="Laura Jensen" w:date="2018-11-13T11:01:00Z">
            <w:rPr>
              <w:b/>
              <w:spacing w:val="-4"/>
            </w:rPr>
          </w:rPrChange>
        </w:rPr>
        <w:t xml:space="preserve"> </w:t>
      </w:r>
      <w:r w:rsidRPr="009859E4">
        <w:rPr>
          <w:b/>
          <w:highlight w:val="yellow"/>
          <w:rPrChange w:id="45" w:author="Laura Jensen" w:date="2018-11-13T11:01:00Z">
            <w:rPr>
              <w:b/>
            </w:rPr>
          </w:rPrChange>
        </w:rPr>
        <w:t>number</w:t>
      </w:r>
      <w:r>
        <w:rPr>
          <w:b/>
          <w:spacing w:val="-3"/>
        </w:rPr>
        <w:t xml:space="preserve"> </w:t>
      </w:r>
      <w:r>
        <w:t>ENOB,</w:t>
      </w:r>
      <w:r>
        <w:rPr>
          <w:spacing w:val="-3"/>
        </w:rPr>
        <w:t xml:space="preserve"> </w:t>
      </w:r>
      <w:r>
        <w:t xml:space="preserve">though at the expense of additional processing steps and analog RF conditioning. </w:t>
      </w:r>
      <w:r>
        <w:rPr>
          <w:spacing w:val="-10"/>
        </w:rPr>
        <w:t xml:space="preserve">We </w:t>
      </w:r>
      <w:r>
        <w:t>will determine if the better dynamic range in the second approach is needed, using the UWB receiver as the test platform. This will inform</w:t>
      </w:r>
      <w:r>
        <w:rPr>
          <w:spacing w:val="-4"/>
        </w:rPr>
        <w:t xml:space="preserve"> </w:t>
      </w:r>
      <w:r>
        <w:t>the</w:t>
      </w:r>
      <w:r>
        <w:rPr>
          <w:spacing w:val="-4"/>
        </w:rPr>
        <w:t xml:space="preserve"> </w:t>
      </w:r>
      <w:r>
        <w:t>design</w:t>
      </w:r>
      <w:r>
        <w:rPr>
          <w:spacing w:val="-4"/>
        </w:rPr>
        <w:t xml:space="preserve"> </w:t>
      </w:r>
      <w:r>
        <w:t>of</w:t>
      </w:r>
      <w:r>
        <w:rPr>
          <w:spacing w:val="-4"/>
        </w:rPr>
        <w:t xml:space="preserve"> </w:t>
      </w:r>
      <w:r>
        <w:t>additional</w:t>
      </w:r>
      <w:r>
        <w:rPr>
          <w:spacing w:val="-4"/>
        </w:rPr>
        <w:t xml:space="preserve"> </w:t>
      </w:r>
      <w:r>
        <w:t>UWB</w:t>
      </w:r>
      <w:r>
        <w:rPr>
          <w:spacing w:val="-4"/>
        </w:rPr>
        <w:t xml:space="preserve"> </w:t>
      </w:r>
      <w:r>
        <w:t>systems</w:t>
      </w:r>
      <w:r>
        <w:rPr>
          <w:spacing w:val="-4"/>
        </w:rPr>
        <w:t xml:space="preserve"> </w:t>
      </w:r>
      <w:r>
        <w:t>at</w:t>
      </w:r>
      <w:r>
        <w:rPr>
          <w:spacing w:val="-4"/>
        </w:rPr>
        <w:t xml:space="preserve"> </w:t>
      </w:r>
      <w:r>
        <w:t>GBO</w:t>
      </w:r>
      <w:r>
        <w:rPr>
          <w:spacing w:val="-4"/>
        </w:rPr>
        <w:t xml:space="preserve"> </w:t>
      </w:r>
      <w:r>
        <w:t>and</w:t>
      </w:r>
      <w:r>
        <w:rPr>
          <w:spacing w:val="-4"/>
        </w:rPr>
        <w:t xml:space="preserve"> </w:t>
      </w:r>
      <w:r>
        <w:t>other</w:t>
      </w:r>
      <w:r>
        <w:rPr>
          <w:spacing w:val="-4"/>
        </w:rPr>
        <w:t xml:space="preserve"> </w:t>
      </w:r>
      <w:r>
        <w:t>observatories.</w:t>
      </w:r>
    </w:p>
    <w:p w14:paraId="7252C3C3" w14:textId="77777777" w:rsidR="00656154" w:rsidRDefault="00CE621D">
      <w:pPr>
        <w:pStyle w:val="Heading3"/>
        <w:numPr>
          <w:ilvl w:val="1"/>
          <w:numId w:val="5"/>
        </w:numPr>
        <w:tabs>
          <w:tab w:val="left" w:pos="519"/>
        </w:tabs>
        <w:spacing w:before="83"/>
        <w:ind w:hanging="398"/>
        <w:jc w:val="both"/>
      </w:pPr>
      <w:r>
        <w:t>Integrating New ADCs and</w:t>
      </w:r>
      <w:r>
        <w:rPr>
          <w:spacing w:val="-18"/>
        </w:rPr>
        <w:t xml:space="preserve"> </w:t>
      </w:r>
      <w:r>
        <w:t>FPGAs</w:t>
      </w:r>
    </w:p>
    <w:p w14:paraId="6C2CF6A4" w14:textId="77777777" w:rsidR="00656154" w:rsidRDefault="00CE621D">
      <w:pPr>
        <w:spacing w:before="195"/>
        <w:ind w:left="120"/>
        <w:jc w:val="both"/>
        <w:rPr>
          <w:i/>
          <w:sz w:val="20"/>
        </w:rPr>
      </w:pPr>
      <w:r>
        <w:rPr>
          <w:i/>
          <w:sz w:val="20"/>
        </w:rPr>
        <w:t>We will design and build custom printed circuit boards that will interface new ADCs and FPGAs.</w:t>
      </w:r>
    </w:p>
    <w:p w14:paraId="13FED383" w14:textId="77777777" w:rsidR="00656154" w:rsidRDefault="00CE621D">
      <w:pPr>
        <w:pStyle w:val="BodyText"/>
        <w:spacing w:before="104"/>
        <w:ind w:left="120" w:right="106"/>
      </w:pPr>
      <w:r>
        <w:t>Since our plan calls for installing digitally noisy ADCs and FPGAs very close to radio receivers, minimal power consumption and a low-level of self-generated RFI is absolutely essential. These requirements will be incorporated into all designs from the beginning.</w:t>
      </w:r>
    </w:p>
    <w:p w14:paraId="32050BA7" w14:textId="77777777" w:rsidR="00656154" w:rsidRDefault="00CE621D">
      <w:pPr>
        <w:pStyle w:val="BodyText"/>
        <w:spacing w:before="112"/>
        <w:ind w:left="120" w:right="106"/>
      </w:pPr>
      <w:r>
        <w:t>The</w:t>
      </w:r>
      <w:r>
        <w:rPr>
          <w:spacing w:val="-3"/>
        </w:rPr>
        <w:t xml:space="preserve"> </w:t>
      </w:r>
      <w:r>
        <w:t>VCU118</w:t>
      </w:r>
      <w:r>
        <w:rPr>
          <w:spacing w:val="-3"/>
        </w:rPr>
        <w:t xml:space="preserve"> </w:t>
      </w:r>
      <w:r>
        <w:t>is</w:t>
      </w:r>
      <w:r>
        <w:rPr>
          <w:spacing w:val="-3"/>
        </w:rPr>
        <w:t xml:space="preserve"> </w:t>
      </w:r>
      <w:r>
        <w:t>equipped</w:t>
      </w:r>
      <w:r>
        <w:rPr>
          <w:spacing w:val="-3"/>
        </w:rPr>
        <w:t xml:space="preserve"> </w:t>
      </w:r>
      <w:r>
        <w:t>with</w:t>
      </w:r>
      <w:r>
        <w:rPr>
          <w:spacing w:val="-3"/>
        </w:rPr>
        <w:t xml:space="preserve"> </w:t>
      </w:r>
      <w:r>
        <w:t>an</w:t>
      </w:r>
      <w:r>
        <w:rPr>
          <w:spacing w:val="-3"/>
        </w:rPr>
        <w:t xml:space="preserve"> </w:t>
      </w:r>
      <w:r>
        <w:t>FPGA</w:t>
      </w:r>
      <w:r>
        <w:rPr>
          <w:spacing w:val="-3"/>
        </w:rPr>
        <w:t xml:space="preserve"> </w:t>
      </w:r>
      <w:r>
        <w:t>Mezzanine</w:t>
      </w:r>
      <w:r>
        <w:rPr>
          <w:spacing w:val="-3"/>
        </w:rPr>
        <w:t xml:space="preserve"> </w:t>
      </w:r>
      <w:r>
        <w:t>Card</w:t>
      </w:r>
      <w:r>
        <w:rPr>
          <w:spacing w:val="-3"/>
        </w:rPr>
        <w:t xml:space="preserve"> </w:t>
      </w:r>
      <w:r>
        <w:t>(FMC/FMC+)</w:t>
      </w:r>
      <w:r>
        <w:rPr>
          <w:spacing w:val="-3"/>
        </w:rPr>
        <w:t xml:space="preserve"> </w:t>
      </w:r>
      <w:r>
        <w:t>slot,</w:t>
      </w:r>
      <w:r>
        <w:rPr>
          <w:spacing w:val="-3"/>
        </w:rPr>
        <w:t xml:space="preserve"> </w:t>
      </w:r>
      <w:r>
        <w:t>which</w:t>
      </w:r>
      <w:r>
        <w:rPr>
          <w:spacing w:val="-3"/>
        </w:rPr>
        <w:t xml:space="preserve"> </w:t>
      </w:r>
      <w:r>
        <w:t>will</w:t>
      </w:r>
      <w:r>
        <w:rPr>
          <w:spacing w:val="-3"/>
        </w:rPr>
        <w:t xml:space="preserve"> </w:t>
      </w:r>
      <w:r>
        <w:t>be</w:t>
      </w:r>
      <w:r>
        <w:rPr>
          <w:spacing w:val="-3"/>
        </w:rPr>
        <w:t xml:space="preserve"> </w:t>
      </w:r>
      <w:r>
        <w:t>used</w:t>
      </w:r>
      <w:r>
        <w:rPr>
          <w:spacing w:val="-3"/>
        </w:rPr>
        <w:t xml:space="preserve"> </w:t>
      </w:r>
      <w:r>
        <w:t>to</w:t>
      </w:r>
      <w:r>
        <w:rPr>
          <w:spacing w:val="-3"/>
        </w:rPr>
        <w:t xml:space="preserve"> </w:t>
      </w:r>
      <w:r>
        <w:t xml:space="preserve">connect our chosen ADC. </w:t>
      </w:r>
      <w:r>
        <w:rPr>
          <w:spacing w:val="-10"/>
        </w:rPr>
        <w:t xml:space="preserve">We </w:t>
      </w:r>
      <w:r>
        <w:t xml:space="preserve">prefer to use two ADCs per VCU118 (one for each polarization channel) to simplify design. However, each AD9213 dissipates </w:t>
      </w:r>
      <w:r>
        <w:rPr>
          <w:rFonts w:ascii="Georgia" w:hAnsi="Georgia"/>
        </w:rPr>
        <w:t>5</w:t>
      </w:r>
      <w:r>
        <w:rPr>
          <w:rFonts w:ascii="Bookman Old Style" w:hAnsi="Bookman Old Style"/>
          <w:i/>
        </w:rPr>
        <w:t>.</w:t>
      </w:r>
      <w:r>
        <w:rPr>
          <w:rFonts w:ascii="Georgia" w:hAnsi="Georgia"/>
        </w:rPr>
        <w:t>1 W</w:t>
      </w:r>
      <w:r>
        <w:t>, so two would exceed the maximum power allowed for the FMC/FMC+ daughter card (</w:t>
      </w:r>
      <w:r>
        <w:rPr>
          <w:rFonts w:ascii="Georgia" w:hAnsi="Georgia"/>
        </w:rPr>
        <w:t>10 W</w:t>
      </w:r>
      <w:r>
        <w:t xml:space="preserve">). </w:t>
      </w:r>
      <w:r>
        <w:rPr>
          <w:spacing w:val="-10"/>
        </w:rPr>
        <w:t xml:space="preserve">We </w:t>
      </w:r>
      <w:r>
        <w:t>will develop power-mitigation methods that would allow us to safely contravene the standards, allowing two ADCs per board. However, if unsuccessful we can fall back on using two VCU118’s, each with a single</w:t>
      </w:r>
      <w:r>
        <w:rPr>
          <w:spacing w:val="-23"/>
        </w:rPr>
        <w:t xml:space="preserve"> </w:t>
      </w:r>
      <w:r>
        <w:t>ADC.</w:t>
      </w:r>
    </w:p>
    <w:p w14:paraId="069CCEF4" w14:textId="77777777" w:rsidR="00656154" w:rsidRDefault="007B219B">
      <w:pPr>
        <w:pStyle w:val="BodyText"/>
        <w:spacing w:before="112"/>
        <w:ind w:right="106"/>
        <w:jc w:val="right"/>
      </w:pPr>
      <w:r>
        <w:pict w14:anchorId="48FE923D">
          <v:shape id="_x0000_s1059" type="#_x0000_t202" style="position:absolute;left:0;text-align:left;margin-left:1in;margin-top:31.4pt;width:7.75pt;height:17.3pt;z-index:-251643904;mso-position-horizontal-relative:page" filled="f" stroked="f">
            <v:textbox inset="0,0,0,0">
              <w:txbxContent>
                <w:p w14:paraId="773C6E29" w14:textId="77777777" w:rsidR="00CE621D" w:rsidRDefault="00CE621D">
                  <w:pPr>
                    <w:pStyle w:val="BodyText"/>
                    <w:spacing w:line="242" w:lineRule="exact"/>
                    <w:jc w:val="left"/>
                    <w:rPr>
                      <w:rFonts w:ascii="Lucida Sans Unicode" w:hAnsi="Lucida Sans Unicode"/>
                    </w:rPr>
                  </w:pPr>
                  <w:r>
                    <w:rPr>
                      <w:rFonts w:ascii="Lucida Sans Unicode" w:hAnsi="Lucida Sans Unicode"/>
                      <w:w w:val="97"/>
                    </w:rPr>
                    <w:t>∼</w:t>
                  </w:r>
                </w:p>
              </w:txbxContent>
            </v:textbox>
            <w10:wrap anchorx="page"/>
          </v:shape>
        </w:pict>
      </w:r>
      <w:r w:rsidR="00CE621D">
        <w:t>GBO requires that all installed electrical equipment in the GBT receiver room be ITU-R RA.769 compliant</w:t>
      </w:r>
      <w:r w:rsidR="00CE621D">
        <w:rPr>
          <w:w w:val="99"/>
        </w:rPr>
        <w:t xml:space="preserve"> </w:t>
      </w:r>
      <w:r w:rsidR="00CE621D">
        <w:t>(protection criteria used for radio astronomical measurements). Functionally, this equates to an additional</w:t>
      </w:r>
      <w:r w:rsidR="00CE621D">
        <w:rPr>
          <w:w w:val="99"/>
        </w:rPr>
        <w:t xml:space="preserve"> </w:t>
      </w:r>
      <w:r w:rsidR="00CE621D">
        <w:rPr>
          <w:rFonts w:ascii="Georgia"/>
        </w:rPr>
        <w:t xml:space="preserve">100 dBm </w:t>
      </w:r>
      <w:r w:rsidR="00CE621D">
        <w:t>of isotropic radiated power suppression on any commercial-off-the-shelf (COTS) unintentional</w:t>
      </w:r>
      <w:r w:rsidR="00CE621D">
        <w:rPr>
          <w:w w:val="99"/>
        </w:rPr>
        <w:t xml:space="preserve"> </w:t>
      </w:r>
      <w:r w:rsidR="00CE621D">
        <w:t>radiators that we wish to install close to the focal point of the GBT. To meet these strict requirements we</w:t>
      </w:r>
    </w:p>
    <w:p w14:paraId="48BC0C7B" w14:textId="77777777" w:rsidR="00656154" w:rsidRDefault="00656154">
      <w:pPr>
        <w:jc w:val="right"/>
        <w:sectPr w:rsidR="00656154">
          <w:pgSz w:w="12240" w:h="15840"/>
          <w:pgMar w:top="1440" w:right="1280" w:bottom="960" w:left="1320" w:header="0" w:footer="779" w:gutter="0"/>
          <w:cols w:space="720"/>
        </w:sectPr>
      </w:pPr>
    </w:p>
    <w:p w14:paraId="71379A1B" w14:textId="77777777" w:rsidR="00656154" w:rsidRDefault="00CE621D">
      <w:pPr>
        <w:pStyle w:val="BodyText"/>
        <w:spacing w:before="67"/>
        <w:ind w:left="120" w:right="106"/>
      </w:pPr>
      <w:r>
        <w:lastRenderedPageBreak/>
        <w:t>will likely have to make considerable adjustments and/or add shielding to any COTS boards, which will include component-level shielding of noisy components (chip cage) and equipment-level shielding (metal box,</w:t>
      </w:r>
      <w:r>
        <w:rPr>
          <w:spacing w:val="-6"/>
        </w:rPr>
        <w:t xml:space="preserve"> </w:t>
      </w:r>
      <w:r>
        <w:t>in-case</w:t>
      </w:r>
      <w:r>
        <w:rPr>
          <w:spacing w:val="-7"/>
        </w:rPr>
        <w:t xml:space="preserve"> </w:t>
      </w:r>
      <w:r>
        <w:t>RF</w:t>
      </w:r>
      <w:r>
        <w:rPr>
          <w:spacing w:val="-7"/>
        </w:rPr>
        <w:t xml:space="preserve"> </w:t>
      </w:r>
      <w:r>
        <w:t>absorbent</w:t>
      </w:r>
      <w:r>
        <w:rPr>
          <w:spacing w:val="-7"/>
        </w:rPr>
        <w:t xml:space="preserve"> </w:t>
      </w:r>
      <w:r>
        <w:t>foam).</w:t>
      </w:r>
      <w:r>
        <w:rPr>
          <w:spacing w:val="7"/>
        </w:rPr>
        <w:t xml:space="preserve"> </w:t>
      </w:r>
      <w:r>
        <w:rPr>
          <w:spacing w:val="-10"/>
        </w:rPr>
        <w:t>We</w:t>
      </w:r>
      <w:r>
        <w:rPr>
          <w:spacing w:val="-7"/>
        </w:rPr>
        <w:t xml:space="preserve"> </w:t>
      </w:r>
      <w:r>
        <w:t>have</w:t>
      </w:r>
      <w:r>
        <w:rPr>
          <w:spacing w:val="-7"/>
        </w:rPr>
        <w:t xml:space="preserve"> </w:t>
      </w:r>
      <w:r>
        <w:t>also</w:t>
      </w:r>
      <w:r>
        <w:rPr>
          <w:spacing w:val="-7"/>
        </w:rPr>
        <w:t xml:space="preserve"> </w:t>
      </w:r>
      <w:r>
        <w:t>designed</w:t>
      </w:r>
      <w:r>
        <w:rPr>
          <w:spacing w:val="-7"/>
        </w:rPr>
        <w:t xml:space="preserve"> </w:t>
      </w:r>
      <w:r>
        <w:t>low-radiation</w:t>
      </w:r>
      <w:r>
        <w:rPr>
          <w:spacing w:val="-7"/>
        </w:rPr>
        <w:t xml:space="preserve"> </w:t>
      </w:r>
      <w:r>
        <w:t>electronics,</w:t>
      </w:r>
      <w:r>
        <w:rPr>
          <w:spacing w:val="-6"/>
        </w:rPr>
        <w:t xml:space="preserve"> </w:t>
      </w:r>
      <w:r>
        <w:t>and</w:t>
      </w:r>
      <w:r>
        <w:rPr>
          <w:spacing w:val="-7"/>
        </w:rPr>
        <w:t xml:space="preserve"> </w:t>
      </w:r>
      <w:r>
        <w:t>have</w:t>
      </w:r>
      <w:r>
        <w:rPr>
          <w:spacing w:val="-7"/>
        </w:rPr>
        <w:t xml:space="preserve"> </w:t>
      </w:r>
      <w:r>
        <w:t>an</w:t>
      </w:r>
      <w:r>
        <w:rPr>
          <w:spacing w:val="-7"/>
        </w:rPr>
        <w:t xml:space="preserve"> </w:t>
      </w:r>
      <w:r>
        <w:t>excellent</w:t>
      </w:r>
      <w:r>
        <w:rPr>
          <w:spacing w:val="-7"/>
        </w:rPr>
        <w:t xml:space="preserve"> </w:t>
      </w:r>
      <w:r>
        <w:t>RF anechoic</w:t>
      </w:r>
      <w:r>
        <w:rPr>
          <w:spacing w:val="-5"/>
        </w:rPr>
        <w:t xml:space="preserve"> </w:t>
      </w:r>
      <w:r>
        <w:t>chamber</w:t>
      </w:r>
      <w:r>
        <w:rPr>
          <w:spacing w:val="-5"/>
        </w:rPr>
        <w:t xml:space="preserve"> </w:t>
      </w:r>
      <w:r>
        <w:t>to</w:t>
      </w:r>
      <w:r>
        <w:rPr>
          <w:spacing w:val="-5"/>
        </w:rPr>
        <w:t xml:space="preserve"> </w:t>
      </w:r>
      <w:r>
        <w:t>validate</w:t>
      </w:r>
      <w:r>
        <w:rPr>
          <w:spacing w:val="-5"/>
        </w:rPr>
        <w:t xml:space="preserve"> </w:t>
      </w:r>
      <w:r>
        <w:t>our</w:t>
      </w:r>
      <w:r>
        <w:rPr>
          <w:spacing w:val="-5"/>
        </w:rPr>
        <w:t xml:space="preserve"> </w:t>
      </w:r>
      <w:r>
        <w:t>modifications</w:t>
      </w:r>
      <w:r>
        <w:rPr>
          <w:spacing w:val="-5"/>
        </w:rPr>
        <w:t xml:space="preserve"> </w:t>
      </w:r>
      <w:r>
        <w:t>(see</w:t>
      </w:r>
      <w:r>
        <w:rPr>
          <w:spacing w:val="-5"/>
        </w:rPr>
        <w:t xml:space="preserve"> </w:t>
      </w:r>
      <w:r>
        <w:t>Facilities,</w:t>
      </w:r>
      <w:r>
        <w:rPr>
          <w:spacing w:val="-5"/>
        </w:rPr>
        <w:t xml:space="preserve"> </w:t>
      </w:r>
      <w:r>
        <w:t>Equipment,</w:t>
      </w:r>
      <w:r>
        <w:rPr>
          <w:spacing w:val="-5"/>
        </w:rPr>
        <w:t xml:space="preserve"> </w:t>
      </w:r>
      <w:r>
        <w:t>and</w:t>
      </w:r>
      <w:r>
        <w:rPr>
          <w:spacing w:val="-5"/>
        </w:rPr>
        <w:t xml:space="preserve"> </w:t>
      </w:r>
      <w:r>
        <w:t>Other</w:t>
      </w:r>
      <w:r>
        <w:rPr>
          <w:spacing w:val="-5"/>
        </w:rPr>
        <w:t xml:space="preserve"> </w:t>
      </w:r>
      <w:r>
        <w:t>Resources).</w:t>
      </w:r>
    </w:p>
    <w:p w14:paraId="7D1FEC53" w14:textId="77777777" w:rsidR="00656154" w:rsidRDefault="00CE621D">
      <w:pPr>
        <w:spacing w:before="113" w:line="240" w:lineRule="exact"/>
        <w:ind w:left="120" w:right="106"/>
        <w:jc w:val="both"/>
        <w:rPr>
          <w:i/>
          <w:sz w:val="20"/>
        </w:rPr>
      </w:pPr>
      <w:r>
        <w:rPr>
          <w:sz w:val="20"/>
        </w:rPr>
        <w:t>However, many RFI-shielding techniques, such as encasing boards within metal boxes, works at cross- purposes</w:t>
      </w:r>
      <w:r>
        <w:rPr>
          <w:spacing w:val="-10"/>
          <w:sz w:val="20"/>
        </w:rPr>
        <w:t xml:space="preserve"> </w:t>
      </w:r>
      <w:r>
        <w:rPr>
          <w:sz w:val="20"/>
        </w:rPr>
        <w:t>with</w:t>
      </w:r>
      <w:r>
        <w:rPr>
          <w:spacing w:val="-10"/>
          <w:sz w:val="20"/>
        </w:rPr>
        <w:t xml:space="preserve"> </w:t>
      </w:r>
      <w:r>
        <w:rPr>
          <w:sz w:val="20"/>
        </w:rPr>
        <w:t>effective</w:t>
      </w:r>
      <w:r>
        <w:rPr>
          <w:spacing w:val="-10"/>
          <w:sz w:val="20"/>
        </w:rPr>
        <w:t xml:space="preserve"> </w:t>
      </w:r>
      <w:r>
        <w:rPr>
          <w:sz w:val="20"/>
        </w:rPr>
        <w:t>cooling</w:t>
      </w:r>
      <w:r>
        <w:rPr>
          <w:spacing w:val="-10"/>
          <w:sz w:val="20"/>
        </w:rPr>
        <w:t xml:space="preserve"> </w:t>
      </w:r>
      <w:r>
        <w:rPr>
          <w:sz w:val="20"/>
        </w:rPr>
        <w:t>techniques.</w:t>
      </w:r>
      <w:r>
        <w:rPr>
          <w:spacing w:val="5"/>
          <w:sz w:val="20"/>
        </w:rPr>
        <w:t xml:space="preserve"> </w:t>
      </w:r>
      <w:r>
        <w:rPr>
          <w:sz w:val="20"/>
        </w:rPr>
        <w:t>As</w:t>
      </w:r>
      <w:r>
        <w:rPr>
          <w:spacing w:val="-10"/>
          <w:sz w:val="20"/>
        </w:rPr>
        <w:t xml:space="preserve"> </w:t>
      </w:r>
      <w:r>
        <w:rPr>
          <w:sz w:val="20"/>
        </w:rPr>
        <w:t>such,</w:t>
      </w:r>
      <w:r>
        <w:rPr>
          <w:spacing w:val="-8"/>
          <w:sz w:val="20"/>
        </w:rPr>
        <w:t xml:space="preserve"> </w:t>
      </w:r>
      <w:r>
        <w:rPr>
          <w:sz w:val="20"/>
        </w:rPr>
        <w:t>we</w:t>
      </w:r>
      <w:r>
        <w:rPr>
          <w:spacing w:val="-10"/>
          <w:sz w:val="20"/>
        </w:rPr>
        <w:t xml:space="preserve"> </w:t>
      </w:r>
      <w:r>
        <w:rPr>
          <w:sz w:val="20"/>
        </w:rPr>
        <w:t>will</w:t>
      </w:r>
      <w:r>
        <w:rPr>
          <w:spacing w:val="-10"/>
          <w:sz w:val="20"/>
        </w:rPr>
        <w:t xml:space="preserve"> </w:t>
      </w:r>
      <w:r>
        <w:rPr>
          <w:sz w:val="20"/>
        </w:rPr>
        <w:t>also</w:t>
      </w:r>
      <w:r>
        <w:rPr>
          <w:spacing w:val="-10"/>
          <w:sz w:val="20"/>
        </w:rPr>
        <w:t xml:space="preserve"> </w:t>
      </w:r>
      <w:r>
        <w:rPr>
          <w:sz w:val="20"/>
        </w:rPr>
        <w:t>be</w:t>
      </w:r>
      <w:r>
        <w:rPr>
          <w:spacing w:val="-10"/>
          <w:sz w:val="20"/>
        </w:rPr>
        <w:t xml:space="preserve"> </w:t>
      </w:r>
      <w:r>
        <w:rPr>
          <w:sz w:val="20"/>
        </w:rPr>
        <w:t>developing</w:t>
      </w:r>
      <w:r>
        <w:rPr>
          <w:spacing w:val="-10"/>
          <w:sz w:val="20"/>
        </w:rPr>
        <w:t xml:space="preserve"> </w:t>
      </w:r>
      <w:r>
        <w:rPr>
          <w:sz w:val="20"/>
        </w:rPr>
        <w:t>efficient</w:t>
      </w:r>
      <w:r>
        <w:rPr>
          <w:spacing w:val="-10"/>
          <w:sz w:val="20"/>
        </w:rPr>
        <w:t xml:space="preserve"> </w:t>
      </w:r>
      <w:r>
        <w:rPr>
          <w:sz w:val="20"/>
        </w:rPr>
        <w:t>and</w:t>
      </w:r>
      <w:r>
        <w:rPr>
          <w:spacing w:val="-10"/>
          <w:sz w:val="20"/>
        </w:rPr>
        <w:t xml:space="preserve"> </w:t>
      </w:r>
      <w:r>
        <w:rPr>
          <w:sz w:val="20"/>
        </w:rPr>
        <w:t>simple</w:t>
      </w:r>
      <w:r>
        <w:rPr>
          <w:spacing w:val="-10"/>
          <w:sz w:val="20"/>
        </w:rPr>
        <w:t xml:space="preserve"> </w:t>
      </w:r>
      <w:r>
        <w:rPr>
          <w:sz w:val="20"/>
        </w:rPr>
        <w:t xml:space="preserve">cooling methods. Air-cooling is preferred due to its </w:t>
      </w:r>
      <w:r>
        <w:rPr>
          <w:spacing w:val="-3"/>
          <w:sz w:val="20"/>
        </w:rPr>
        <w:t xml:space="preserve">simplicity, </w:t>
      </w:r>
      <w:r>
        <w:rPr>
          <w:sz w:val="20"/>
        </w:rPr>
        <w:t xml:space="preserve">but water-cooling will be considered if </w:t>
      </w:r>
      <w:r>
        <w:rPr>
          <w:spacing w:val="-3"/>
          <w:sz w:val="20"/>
        </w:rPr>
        <w:t xml:space="preserve">necessary. </w:t>
      </w:r>
      <w:r>
        <w:rPr>
          <w:sz w:val="20"/>
        </w:rPr>
        <w:t xml:space="preserve">Members of our team have already deployed water-cooling on compute racks used by the Breakthrough Listen project [23], and water-cooling has been used on the GBT as part of a revolutionary new L-Band phased array feed [32]. </w:t>
      </w:r>
      <w:r>
        <w:rPr>
          <w:i/>
          <w:sz w:val="20"/>
        </w:rPr>
        <w:t>All RFI-shielding and cooling techniques used at GBO will be broadly applicable to any observatory</w:t>
      </w:r>
      <w:r>
        <w:rPr>
          <w:i/>
          <w:spacing w:val="-5"/>
          <w:sz w:val="20"/>
        </w:rPr>
        <w:t xml:space="preserve"> </w:t>
      </w:r>
      <w:r>
        <w:rPr>
          <w:i/>
          <w:sz w:val="20"/>
        </w:rPr>
        <w:t>interested</w:t>
      </w:r>
      <w:r>
        <w:rPr>
          <w:i/>
          <w:spacing w:val="-5"/>
          <w:sz w:val="20"/>
        </w:rPr>
        <w:t xml:space="preserve"> </w:t>
      </w:r>
      <w:r>
        <w:rPr>
          <w:i/>
          <w:sz w:val="20"/>
        </w:rPr>
        <w:t>in</w:t>
      </w:r>
      <w:r>
        <w:rPr>
          <w:i/>
          <w:spacing w:val="-5"/>
          <w:sz w:val="20"/>
        </w:rPr>
        <w:t xml:space="preserve"> </w:t>
      </w:r>
      <w:r>
        <w:rPr>
          <w:i/>
          <w:sz w:val="20"/>
        </w:rPr>
        <w:t>using</w:t>
      </w:r>
      <w:r>
        <w:rPr>
          <w:i/>
          <w:spacing w:val="-5"/>
          <w:sz w:val="20"/>
        </w:rPr>
        <w:t xml:space="preserve"> </w:t>
      </w:r>
      <w:r>
        <w:rPr>
          <w:i/>
          <w:sz w:val="20"/>
        </w:rPr>
        <w:t>noisy</w:t>
      </w:r>
      <w:r>
        <w:rPr>
          <w:i/>
          <w:spacing w:val="-5"/>
          <w:sz w:val="20"/>
        </w:rPr>
        <w:t xml:space="preserve"> </w:t>
      </w:r>
      <w:r>
        <w:rPr>
          <w:i/>
          <w:sz w:val="20"/>
        </w:rPr>
        <w:t>COTS</w:t>
      </w:r>
      <w:r>
        <w:rPr>
          <w:i/>
          <w:spacing w:val="-5"/>
          <w:sz w:val="20"/>
        </w:rPr>
        <w:t xml:space="preserve"> </w:t>
      </w:r>
      <w:r>
        <w:rPr>
          <w:i/>
          <w:sz w:val="20"/>
        </w:rPr>
        <w:t>hardware</w:t>
      </w:r>
      <w:r>
        <w:rPr>
          <w:i/>
          <w:spacing w:val="-5"/>
          <w:sz w:val="20"/>
        </w:rPr>
        <w:t xml:space="preserve"> </w:t>
      </w:r>
      <w:r>
        <w:rPr>
          <w:i/>
          <w:sz w:val="20"/>
        </w:rPr>
        <w:t>near</w:t>
      </w:r>
      <w:r>
        <w:rPr>
          <w:i/>
          <w:spacing w:val="-5"/>
          <w:sz w:val="20"/>
        </w:rPr>
        <w:t xml:space="preserve"> </w:t>
      </w:r>
      <w:r>
        <w:rPr>
          <w:i/>
          <w:sz w:val="20"/>
        </w:rPr>
        <w:t>sensitive</w:t>
      </w:r>
      <w:r>
        <w:rPr>
          <w:i/>
          <w:spacing w:val="-5"/>
          <w:sz w:val="20"/>
        </w:rPr>
        <w:t xml:space="preserve"> </w:t>
      </w:r>
      <w:r>
        <w:rPr>
          <w:i/>
          <w:sz w:val="20"/>
        </w:rPr>
        <w:t>RF</w:t>
      </w:r>
      <w:r>
        <w:rPr>
          <w:i/>
          <w:spacing w:val="-5"/>
          <w:sz w:val="20"/>
        </w:rPr>
        <w:t xml:space="preserve"> </w:t>
      </w:r>
      <w:r>
        <w:rPr>
          <w:i/>
          <w:sz w:val="20"/>
        </w:rPr>
        <w:t>receivers.</w:t>
      </w:r>
    </w:p>
    <w:p w14:paraId="4CBA295B" w14:textId="77777777" w:rsidR="00656154" w:rsidRDefault="00CE621D">
      <w:pPr>
        <w:pStyle w:val="Heading3"/>
        <w:numPr>
          <w:ilvl w:val="1"/>
          <w:numId w:val="5"/>
        </w:numPr>
        <w:tabs>
          <w:tab w:val="left" w:pos="519"/>
        </w:tabs>
        <w:spacing w:before="83"/>
        <w:ind w:hanging="398"/>
        <w:jc w:val="both"/>
      </w:pPr>
      <w:r>
        <w:t>Developing Firmware for Emerging</w:t>
      </w:r>
      <w:r>
        <w:rPr>
          <w:spacing w:val="-30"/>
        </w:rPr>
        <w:t xml:space="preserve"> </w:t>
      </w:r>
      <w:r>
        <w:rPr>
          <w:spacing w:val="-3"/>
        </w:rPr>
        <w:t>Technology</w:t>
      </w:r>
    </w:p>
    <w:p w14:paraId="1CD175FB" w14:textId="77777777" w:rsidR="00656154" w:rsidRDefault="00CE621D">
      <w:pPr>
        <w:spacing w:before="189" w:line="240" w:lineRule="exact"/>
        <w:ind w:left="120" w:right="106"/>
        <w:jc w:val="both"/>
        <w:rPr>
          <w:i/>
          <w:sz w:val="20"/>
        </w:rPr>
      </w:pPr>
      <w:r>
        <w:rPr>
          <w:i/>
          <w:sz w:val="20"/>
        </w:rPr>
        <w:t>We will design firmware for next-generation hardware and communication protocols. These designs will be shared widely with the scientific and engineering communities.</w:t>
      </w:r>
    </w:p>
    <w:p w14:paraId="2AA7E392" w14:textId="77777777" w:rsidR="00656154" w:rsidRDefault="00CE621D">
      <w:pPr>
        <w:pStyle w:val="BodyText"/>
        <w:spacing w:before="113"/>
        <w:ind w:left="120" w:right="106"/>
      </w:pPr>
      <w:r>
        <w:rPr>
          <w:spacing w:val="-10"/>
        </w:rPr>
        <w:t xml:space="preserve">We </w:t>
      </w:r>
      <w:r>
        <w:t>will build a variety of new firmware “blocks” (sets of low-level FPGA code abstracted to a higher level for</w:t>
      </w:r>
      <w:r>
        <w:rPr>
          <w:spacing w:val="-12"/>
        </w:rPr>
        <w:t xml:space="preserve"> </w:t>
      </w:r>
      <w:r>
        <w:t>easier</w:t>
      </w:r>
      <w:r>
        <w:rPr>
          <w:spacing w:val="-12"/>
        </w:rPr>
        <w:t xml:space="preserve"> </w:t>
      </w:r>
      <w:r>
        <w:t>use</w:t>
      </w:r>
      <w:r>
        <w:rPr>
          <w:spacing w:val="-12"/>
        </w:rPr>
        <w:t xml:space="preserve"> </w:t>
      </w:r>
      <w:r>
        <w:t>by</w:t>
      </w:r>
      <w:r>
        <w:rPr>
          <w:spacing w:val="-12"/>
        </w:rPr>
        <w:t xml:space="preserve"> </w:t>
      </w:r>
      <w:r>
        <w:t>firmware</w:t>
      </w:r>
      <w:r>
        <w:rPr>
          <w:spacing w:val="-12"/>
        </w:rPr>
        <w:t xml:space="preserve"> </w:t>
      </w:r>
      <w:r>
        <w:t>system</w:t>
      </w:r>
      <w:r>
        <w:rPr>
          <w:spacing w:val="-12"/>
        </w:rPr>
        <w:t xml:space="preserve"> </w:t>
      </w:r>
      <w:r>
        <w:t>designers)</w:t>
      </w:r>
      <w:r>
        <w:rPr>
          <w:spacing w:val="-12"/>
        </w:rPr>
        <w:t xml:space="preserve"> </w:t>
      </w:r>
      <w:r>
        <w:t>for</w:t>
      </w:r>
      <w:r>
        <w:rPr>
          <w:spacing w:val="-12"/>
        </w:rPr>
        <w:t xml:space="preserve"> </w:t>
      </w:r>
      <w:r>
        <w:t>interfacing</w:t>
      </w:r>
      <w:r>
        <w:rPr>
          <w:spacing w:val="-12"/>
        </w:rPr>
        <w:t xml:space="preserve"> </w:t>
      </w:r>
      <w:r>
        <w:t>with</w:t>
      </w:r>
      <w:r>
        <w:rPr>
          <w:spacing w:val="-12"/>
        </w:rPr>
        <w:t xml:space="preserve"> </w:t>
      </w:r>
      <w:r>
        <w:t>various</w:t>
      </w:r>
      <w:r>
        <w:rPr>
          <w:spacing w:val="-12"/>
        </w:rPr>
        <w:t xml:space="preserve"> </w:t>
      </w:r>
      <w:r>
        <w:t>FPGA-facing</w:t>
      </w:r>
      <w:r>
        <w:rPr>
          <w:spacing w:val="-12"/>
        </w:rPr>
        <w:t xml:space="preserve"> </w:t>
      </w:r>
      <w:r>
        <w:t>peripherals</w:t>
      </w:r>
      <w:r>
        <w:rPr>
          <w:spacing w:val="-12"/>
        </w:rPr>
        <w:t xml:space="preserve"> </w:t>
      </w:r>
      <w:r>
        <w:t>as</w:t>
      </w:r>
      <w:r>
        <w:rPr>
          <w:spacing w:val="-12"/>
        </w:rPr>
        <w:t xml:space="preserve"> </w:t>
      </w:r>
      <w:r>
        <w:t>well</w:t>
      </w:r>
      <w:r>
        <w:rPr>
          <w:spacing w:val="-12"/>
        </w:rPr>
        <w:t xml:space="preserve"> </w:t>
      </w:r>
      <w:r>
        <w:t>as for</w:t>
      </w:r>
      <w:r>
        <w:rPr>
          <w:spacing w:val="-9"/>
        </w:rPr>
        <w:t xml:space="preserve"> </w:t>
      </w:r>
      <w:r>
        <w:t>executing</w:t>
      </w:r>
      <w:r>
        <w:rPr>
          <w:spacing w:val="-9"/>
        </w:rPr>
        <w:t xml:space="preserve"> </w:t>
      </w:r>
      <w:r>
        <w:t>advanced</w:t>
      </w:r>
      <w:r>
        <w:rPr>
          <w:spacing w:val="-9"/>
        </w:rPr>
        <w:t xml:space="preserve"> </w:t>
      </w:r>
      <w:r>
        <w:t>DSP</w:t>
      </w:r>
      <w:r>
        <w:rPr>
          <w:spacing w:val="-9"/>
        </w:rPr>
        <w:t xml:space="preserve"> </w:t>
      </w:r>
      <w:r>
        <w:t>techniques.</w:t>
      </w:r>
      <w:r>
        <w:rPr>
          <w:spacing w:val="5"/>
        </w:rPr>
        <w:t xml:space="preserve"> </w:t>
      </w:r>
      <w:r>
        <w:t>In</w:t>
      </w:r>
      <w:r>
        <w:rPr>
          <w:spacing w:val="-9"/>
        </w:rPr>
        <w:t xml:space="preserve"> </w:t>
      </w:r>
      <w:r>
        <w:t>addition,</w:t>
      </w:r>
      <w:r>
        <w:rPr>
          <w:spacing w:val="-8"/>
        </w:rPr>
        <w:t xml:space="preserve"> </w:t>
      </w:r>
      <w:r>
        <w:t>new</w:t>
      </w:r>
      <w:r>
        <w:rPr>
          <w:spacing w:val="-9"/>
        </w:rPr>
        <w:t xml:space="preserve"> </w:t>
      </w:r>
      <w:r>
        <w:t>firmware</w:t>
      </w:r>
      <w:r>
        <w:rPr>
          <w:spacing w:val="-9"/>
        </w:rPr>
        <w:t xml:space="preserve"> </w:t>
      </w:r>
      <w:r>
        <w:t>tools</w:t>
      </w:r>
      <w:r>
        <w:rPr>
          <w:spacing w:val="-9"/>
        </w:rPr>
        <w:t xml:space="preserve"> </w:t>
      </w:r>
      <w:r>
        <w:t>will</w:t>
      </w:r>
      <w:r>
        <w:rPr>
          <w:spacing w:val="-9"/>
        </w:rPr>
        <w:t xml:space="preserve"> </w:t>
      </w:r>
      <w:r>
        <w:t>need</w:t>
      </w:r>
      <w:r>
        <w:rPr>
          <w:spacing w:val="-9"/>
        </w:rPr>
        <w:t xml:space="preserve"> </w:t>
      </w:r>
      <w:r>
        <w:t>to</w:t>
      </w:r>
      <w:r>
        <w:rPr>
          <w:spacing w:val="-9"/>
        </w:rPr>
        <w:t xml:space="preserve"> </w:t>
      </w:r>
      <w:r>
        <w:t>be</w:t>
      </w:r>
      <w:r>
        <w:rPr>
          <w:spacing w:val="-9"/>
        </w:rPr>
        <w:t xml:space="preserve"> </w:t>
      </w:r>
      <w:r>
        <w:t>developed</w:t>
      </w:r>
      <w:r>
        <w:rPr>
          <w:spacing w:val="-9"/>
        </w:rPr>
        <w:t xml:space="preserve"> </w:t>
      </w:r>
      <w:r>
        <w:t>to</w:t>
      </w:r>
      <w:r>
        <w:rPr>
          <w:spacing w:val="-9"/>
        </w:rPr>
        <w:t xml:space="preserve"> </w:t>
      </w:r>
      <w:r>
        <w:t>allow our</w:t>
      </w:r>
      <w:r>
        <w:rPr>
          <w:spacing w:val="-3"/>
        </w:rPr>
        <w:t xml:space="preserve"> </w:t>
      </w:r>
      <w:r>
        <w:t>CASPER-based</w:t>
      </w:r>
      <w:r>
        <w:rPr>
          <w:spacing w:val="-3"/>
        </w:rPr>
        <w:t xml:space="preserve"> </w:t>
      </w:r>
      <w:r>
        <w:t>designs</w:t>
      </w:r>
      <w:r>
        <w:rPr>
          <w:spacing w:val="-3"/>
        </w:rPr>
        <w:t xml:space="preserve"> </w:t>
      </w:r>
      <w:r>
        <w:t>to</w:t>
      </w:r>
      <w:r>
        <w:rPr>
          <w:spacing w:val="-3"/>
        </w:rPr>
        <w:t xml:space="preserve"> </w:t>
      </w:r>
      <w:r>
        <w:t>take</w:t>
      </w:r>
      <w:r>
        <w:rPr>
          <w:spacing w:val="-3"/>
        </w:rPr>
        <w:t xml:space="preserve"> </w:t>
      </w:r>
      <w:r>
        <w:t>advantage</w:t>
      </w:r>
      <w:r>
        <w:rPr>
          <w:spacing w:val="-3"/>
        </w:rPr>
        <w:t xml:space="preserve"> </w:t>
      </w:r>
      <w:r>
        <w:t>of</w:t>
      </w:r>
      <w:r>
        <w:rPr>
          <w:spacing w:val="-3"/>
        </w:rPr>
        <w:t xml:space="preserve"> </w:t>
      </w:r>
      <w:r>
        <w:t>the</w:t>
      </w:r>
      <w:r>
        <w:rPr>
          <w:spacing w:val="-3"/>
        </w:rPr>
        <w:t xml:space="preserve"> </w:t>
      </w:r>
      <w:r>
        <w:t>advancements</w:t>
      </w:r>
      <w:r>
        <w:rPr>
          <w:spacing w:val="-3"/>
        </w:rPr>
        <w:t xml:space="preserve"> </w:t>
      </w:r>
      <w:r>
        <w:t>that</w:t>
      </w:r>
      <w:r>
        <w:rPr>
          <w:spacing w:val="-3"/>
        </w:rPr>
        <w:t xml:space="preserve"> </w:t>
      </w:r>
      <w:r>
        <w:t>are</w:t>
      </w:r>
      <w:r>
        <w:rPr>
          <w:spacing w:val="-3"/>
        </w:rPr>
        <w:t xml:space="preserve"> </w:t>
      </w:r>
      <w:r>
        <w:t>provided</w:t>
      </w:r>
      <w:r>
        <w:rPr>
          <w:spacing w:val="-3"/>
        </w:rPr>
        <w:t xml:space="preserve"> </w:t>
      </w:r>
      <w:r>
        <w:t>by</w:t>
      </w:r>
      <w:r>
        <w:rPr>
          <w:spacing w:val="-3"/>
        </w:rPr>
        <w:t xml:space="preserve"> </w:t>
      </w:r>
      <w:r>
        <w:t>new</w:t>
      </w:r>
      <w:r>
        <w:rPr>
          <w:spacing w:val="-3"/>
        </w:rPr>
        <w:t xml:space="preserve"> </w:t>
      </w:r>
      <w:r>
        <w:t>technologies. Much of this new firmware development can be broken into functional blocks within Xilinx’s Embedded Developer’s Kit (EDK) architecture. Basic EDK blocks are primarily dedicated to data processing with no use of peripheral components (e.g. BRAM, transceivers, Microblaze access, etc.), whereas CASPER EDK blocks interface with peripherals. Many of the CASPER EDK blocks exist for earlier generations of hard- ware,</w:t>
      </w:r>
      <w:r>
        <w:rPr>
          <w:spacing w:val="-9"/>
        </w:rPr>
        <w:t xml:space="preserve"> </w:t>
      </w:r>
      <w:r>
        <w:t>but</w:t>
      </w:r>
      <w:r>
        <w:rPr>
          <w:spacing w:val="-10"/>
        </w:rPr>
        <w:t xml:space="preserve"> </w:t>
      </w:r>
      <w:r>
        <w:t>considerable</w:t>
      </w:r>
      <w:r>
        <w:rPr>
          <w:spacing w:val="-10"/>
        </w:rPr>
        <w:t xml:space="preserve"> </w:t>
      </w:r>
      <w:r>
        <w:t>work</w:t>
      </w:r>
      <w:r>
        <w:rPr>
          <w:spacing w:val="-10"/>
        </w:rPr>
        <w:t xml:space="preserve"> </w:t>
      </w:r>
      <w:r>
        <w:t>is</w:t>
      </w:r>
      <w:r>
        <w:rPr>
          <w:spacing w:val="-10"/>
        </w:rPr>
        <w:t xml:space="preserve"> </w:t>
      </w:r>
      <w:r>
        <w:t>required</w:t>
      </w:r>
      <w:r>
        <w:rPr>
          <w:spacing w:val="-10"/>
        </w:rPr>
        <w:t xml:space="preserve"> </w:t>
      </w:r>
      <w:r>
        <w:t>to</w:t>
      </w:r>
      <w:r>
        <w:rPr>
          <w:spacing w:val="-10"/>
        </w:rPr>
        <w:t xml:space="preserve"> </w:t>
      </w:r>
      <w:r>
        <w:t>prepare</w:t>
      </w:r>
      <w:r>
        <w:rPr>
          <w:spacing w:val="-10"/>
        </w:rPr>
        <w:t xml:space="preserve"> </w:t>
      </w:r>
      <w:r>
        <w:t>them</w:t>
      </w:r>
      <w:r>
        <w:rPr>
          <w:spacing w:val="-10"/>
        </w:rPr>
        <w:t xml:space="preserve"> </w:t>
      </w:r>
      <w:r>
        <w:t>for</w:t>
      </w:r>
      <w:r>
        <w:rPr>
          <w:spacing w:val="-10"/>
        </w:rPr>
        <w:t xml:space="preserve"> </w:t>
      </w:r>
      <w:r>
        <w:t>the</w:t>
      </w:r>
      <w:r>
        <w:rPr>
          <w:spacing w:val="-10"/>
        </w:rPr>
        <w:t xml:space="preserve"> </w:t>
      </w:r>
      <w:r>
        <w:t>newest</w:t>
      </w:r>
      <w:r>
        <w:rPr>
          <w:spacing w:val="-10"/>
        </w:rPr>
        <w:t xml:space="preserve"> </w:t>
      </w:r>
      <w:r>
        <w:t>generations.</w:t>
      </w:r>
      <w:r>
        <w:rPr>
          <w:spacing w:val="4"/>
        </w:rPr>
        <w:t xml:space="preserve"> </w:t>
      </w:r>
      <w:r>
        <w:t>The</w:t>
      </w:r>
      <w:r>
        <w:rPr>
          <w:spacing w:val="-10"/>
        </w:rPr>
        <w:t xml:space="preserve"> </w:t>
      </w:r>
      <w:r>
        <w:t>specific</w:t>
      </w:r>
      <w:r>
        <w:rPr>
          <w:spacing w:val="-10"/>
        </w:rPr>
        <w:t xml:space="preserve"> </w:t>
      </w:r>
      <w:r>
        <w:t>blocks</w:t>
      </w:r>
      <w:r>
        <w:rPr>
          <w:spacing w:val="-10"/>
        </w:rPr>
        <w:t xml:space="preserve"> </w:t>
      </w:r>
      <w:r>
        <w:t>that we will develop are outlined</w:t>
      </w:r>
      <w:r>
        <w:rPr>
          <w:spacing w:val="-15"/>
        </w:rPr>
        <w:t xml:space="preserve"> </w:t>
      </w:r>
      <w:r>
        <w:rPr>
          <w:spacing w:val="-4"/>
        </w:rPr>
        <w:t>below.</w:t>
      </w:r>
    </w:p>
    <w:p w14:paraId="05D21329" w14:textId="77777777" w:rsidR="00656154" w:rsidRDefault="007B219B">
      <w:pPr>
        <w:pStyle w:val="BodyText"/>
        <w:spacing w:before="113"/>
        <w:ind w:left="119" w:right="106"/>
      </w:pPr>
      <w:r>
        <w:pict w14:anchorId="693D0034">
          <v:shape id="_x0000_s1058" type="#_x0000_t202" style="position:absolute;left:0;text-align:left;margin-left:317.25pt;margin-top:31.45pt;width:51.35pt;height:17.3pt;z-index:-251641856;mso-position-horizontal-relative:page" filled="f" stroked="f">
            <v:textbox inset="0,0,0,0">
              <w:txbxContent>
                <w:p w14:paraId="14373656" w14:textId="77777777" w:rsidR="00CE621D" w:rsidRDefault="00CE621D">
                  <w:pPr>
                    <w:pStyle w:val="BodyText"/>
                    <w:tabs>
                      <w:tab w:val="left" w:pos="871"/>
                    </w:tabs>
                    <w:spacing w:line="242" w:lineRule="exact"/>
                    <w:jc w:val="lef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w w:val="95"/>
                    </w:rPr>
                    <w:t>×</w:t>
                  </w:r>
                </w:p>
              </w:txbxContent>
            </v:textbox>
            <w10:wrap anchorx="page"/>
          </v:shape>
        </w:pict>
      </w:r>
      <w:r w:rsidR="00CE621D">
        <w:rPr>
          <w:b/>
        </w:rPr>
        <w:t xml:space="preserve">Peripheral Interfacing: </w:t>
      </w:r>
      <w:r w:rsidR="00CE621D">
        <w:rPr>
          <w:spacing w:val="-10"/>
        </w:rPr>
        <w:t xml:space="preserve">To </w:t>
      </w:r>
      <w:r w:rsidR="00CE621D">
        <w:t>take advantage of the possibilities enabled by the newest generation of data- transmission technologies, we will create CASPER EDK blocks that interface with the 100-GbE core (both single-direction</w:t>
      </w:r>
      <w:r w:rsidR="00CE621D">
        <w:rPr>
          <w:spacing w:val="-16"/>
        </w:rPr>
        <w:t xml:space="preserve"> </w:t>
      </w:r>
      <w:r w:rsidR="00CE621D">
        <w:t>and</w:t>
      </w:r>
      <w:r w:rsidR="00CE621D">
        <w:rPr>
          <w:spacing w:val="-16"/>
        </w:rPr>
        <w:t xml:space="preserve"> </w:t>
      </w:r>
      <w:r w:rsidR="00CE621D">
        <w:t>duplex</w:t>
      </w:r>
      <w:r w:rsidR="00CE621D">
        <w:rPr>
          <w:spacing w:val="-16"/>
        </w:rPr>
        <w:t xml:space="preserve"> </w:t>
      </w:r>
      <w:r w:rsidR="00CE621D">
        <w:t>flavors),</w:t>
      </w:r>
      <w:r w:rsidR="00CE621D">
        <w:rPr>
          <w:spacing w:val="-15"/>
        </w:rPr>
        <w:t xml:space="preserve"> </w:t>
      </w:r>
      <w:r w:rsidR="00CE621D">
        <w:t>PCIe</w:t>
      </w:r>
      <w:r w:rsidR="00CE621D">
        <w:rPr>
          <w:spacing w:val="-16"/>
        </w:rPr>
        <w:t xml:space="preserve"> </w:t>
      </w:r>
      <w:r w:rsidR="00CE621D">
        <w:t>(generations</w:t>
      </w:r>
      <w:r w:rsidR="00CE621D">
        <w:rPr>
          <w:spacing w:val="-16"/>
        </w:rPr>
        <w:t xml:space="preserve"> </w:t>
      </w:r>
      <w:r w:rsidR="00CE621D">
        <w:rPr>
          <w:rFonts w:ascii="Georgia"/>
        </w:rPr>
        <w:t>3</w:t>
      </w:r>
      <w:r w:rsidR="00CE621D">
        <w:rPr>
          <w:rFonts w:ascii="Georgia"/>
          <w:spacing w:val="45"/>
        </w:rPr>
        <w:t xml:space="preserve"> </w:t>
      </w:r>
      <w:r w:rsidR="00CE621D">
        <w:rPr>
          <w:rFonts w:ascii="Georgia"/>
        </w:rPr>
        <w:t>16</w:t>
      </w:r>
      <w:r w:rsidR="00CE621D">
        <w:rPr>
          <w:rFonts w:ascii="Georgia"/>
          <w:spacing w:val="-14"/>
        </w:rPr>
        <w:t xml:space="preserve"> </w:t>
      </w:r>
      <w:r w:rsidR="00CE621D">
        <w:t>and</w:t>
      </w:r>
      <w:r w:rsidR="00CE621D">
        <w:rPr>
          <w:spacing w:val="-16"/>
        </w:rPr>
        <w:t xml:space="preserve"> </w:t>
      </w:r>
      <w:r w:rsidR="00CE621D">
        <w:rPr>
          <w:rFonts w:ascii="Georgia"/>
        </w:rPr>
        <w:t>4</w:t>
      </w:r>
      <w:r w:rsidR="00CE621D">
        <w:rPr>
          <w:rFonts w:ascii="Georgia"/>
          <w:spacing w:val="45"/>
        </w:rPr>
        <w:t xml:space="preserve"> </w:t>
      </w:r>
      <w:r w:rsidR="00CE621D">
        <w:rPr>
          <w:rFonts w:ascii="Georgia"/>
        </w:rPr>
        <w:t>8</w:t>
      </w:r>
      <w:r w:rsidR="00CE621D">
        <w:t>,</w:t>
      </w:r>
      <w:r w:rsidR="00CE621D">
        <w:rPr>
          <w:spacing w:val="-15"/>
        </w:rPr>
        <w:t xml:space="preserve"> </w:t>
      </w:r>
      <w:r w:rsidR="00CE621D">
        <w:t>including</w:t>
      </w:r>
      <w:r w:rsidR="00CE621D">
        <w:rPr>
          <w:spacing w:val="-16"/>
        </w:rPr>
        <w:t xml:space="preserve"> </w:t>
      </w:r>
      <w:r w:rsidR="00CE621D">
        <w:t>monitor</w:t>
      </w:r>
      <w:r w:rsidR="00CE621D">
        <w:rPr>
          <w:spacing w:val="-16"/>
        </w:rPr>
        <w:t xml:space="preserve"> </w:t>
      </w:r>
      <w:r w:rsidR="00CE621D">
        <w:t>and</w:t>
      </w:r>
      <w:r w:rsidR="00CE621D">
        <w:rPr>
          <w:spacing w:val="-16"/>
        </w:rPr>
        <w:t xml:space="preserve"> </w:t>
      </w:r>
      <w:r w:rsidR="00CE621D">
        <w:t>control</w:t>
      </w:r>
      <w:r w:rsidR="00CE621D">
        <w:rPr>
          <w:spacing w:val="-16"/>
        </w:rPr>
        <w:t xml:space="preserve"> </w:t>
      </w:r>
      <w:r w:rsidR="00CE621D">
        <w:t>(M&amp;C) of</w:t>
      </w:r>
      <w:r w:rsidR="00CE621D">
        <w:rPr>
          <w:spacing w:val="-4"/>
        </w:rPr>
        <w:t xml:space="preserve"> </w:t>
      </w:r>
      <w:r w:rsidR="00CE621D">
        <w:t>the</w:t>
      </w:r>
      <w:r w:rsidR="00CE621D">
        <w:rPr>
          <w:spacing w:val="-4"/>
        </w:rPr>
        <w:t xml:space="preserve"> </w:t>
      </w:r>
      <w:r w:rsidR="00CE621D">
        <w:t>FPGA</w:t>
      </w:r>
      <w:r w:rsidR="00CE621D">
        <w:rPr>
          <w:spacing w:val="-4"/>
        </w:rPr>
        <w:t xml:space="preserve"> </w:t>
      </w:r>
      <w:r w:rsidR="00CE621D">
        <w:t>board</w:t>
      </w:r>
      <w:r w:rsidR="00CE621D">
        <w:rPr>
          <w:spacing w:val="-4"/>
        </w:rPr>
        <w:t xml:space="preserve"> </w:t>
      </w:r>
      <w:r w:rsidR="00CE621D">
        <w:t>over</w:t>
      </w:r>
      <w:r w:rsidR="00CE621D">
        <w:rPr>
          <w:spacing w:val="-4"/>
        </w:rPr>
        <w:t xml:space="preserve"> </w:t>
      </w:r>
      <w:r w:rsidR="00CE621D">
        <w:t>the</w:t>
      </w:r>
      <w:r w:rsidR="00CE621D">
        <w:rPr>
          <w:spacing w:val="-4"/>
        </w:rPr>
        <w:t xml:space="preserve"> </w:t>
      </w:r>
      <w:r w:rsidR="00CE621D">
        <w:t>PCIe),</w:t>
      </w:r>
      <w:r w:rsidR="00CE621D">
        <w:rPr>
          <w:spacing w:val="-3"/>
        </w:rPr>
        <w:t xml:space="preserve"> </w:t>
      </w:r>
      <w:r w:rsidR="00CE621D">
        <w:t>as</w:t>
      </w:r>
      <w:r w:rsidR="00CE621D">
        <w:rPr>
          <w:spacing w:val="-4"/>
        </w:rPr>
        <w:t xml:space="preserve"> </w:t>
      </w:r>
      <w:r w:rsidR="00CE621D">
        <w:t>well</w:t>
      </w:r>
      <w:r w:rsidR="00CE621D">
        <w:rPr>
          <w:spacing w:val="-4"/>
        </w:rPr>
        <w:t xml:space="preserve"> </w:t>
      </w:r>
      <w:r w:rsidR="00CE621D">
        <w:t>as</w:t>
      </w:r>
      <w:r w:rsidR="00CE621D">
        <w:rPr>
          <w:spacing w:val="-4"/>
        </w:rPr>
        <w:t xml:space="preserve"> </w:t>
      </w:r>
      <w:r w:rsidR="00CE621D">
        <w:t>a</w:t>
      </w:r>
      <w:r w:rsidR="00CE621D">
        <w:rPr>
          <w:spacing w:val="-4"/>
        </w:rPr>
        <w:t xml:space="preserve"> </w:t>
      </w:r>
      <w:r w:rsidR="00CE621D">
        <w:t>block</w:t>
      </w:r>
      <w:r w:rsidR="00CE621D">
        <w:rPr>
          <w:spacing w:val="-4"/>
        </w:rPr>
        <w:t xml:space="preserve"> </w:t>
      </w:r>
      <w:r w:rsidR="00CE621D">
        <w:t>to</w:t>
      </w:r>
      <w:r w:rsidR="00CE621D">
        <w:rPr>
          <w:spacing w:val="-4"/>
        </w:rPr>
        <w:t xml:space="preserve"> </w:t>
      </w:r>
      <w:r w:rsidR="00CE621D">
        <w:t>interface</w:t>
      </w:r>
      <w:r w:rsidR="00CE621D">
        <w:rPr>
          <w:spacing w:val="-4"/>
        </w:rPr>
        <w:t xml:space="preserve"> </w:t>
      </w:r>
      <w:r w:rsidR="00CE621D">
        <w:t>the</w:t>
      </w:r>
      <w:r w:rsidR="00CE621D">
        <w:rPr>
          <w:spacing w:val="-4"/>
        </w:rPr>
        <w:t xml:space="preserve"> </w:t>
      </w:r>
      <w:r w:rsidR="00CE621D">
        <w:t>FPGA</w:t>
      </w:r>
      <w:r w:rsidR="00CE621D">
        <w:rPr>
          <w:spacing w:val="-4"/>
        </w:rPr>
        <w:t xml:space="preserve"> </w:t>
      </w:r>
      <w:r w:rsidR="00CE621D">
        <w:t>with</w:t>
      </w:r>
      <w:r w:rsidR="00CE621D">
        <w:rPr>
          <w:spacing w:val="-4"/>
        </w:rPr>
        <w:t xml:space="preserve"> </w:t>
      </w:r>
      <w:r w:rsidR="00CE621D">
        <w:t>ADC</w:t>
      </w:r>
      <w:r w:rsidR="00CE621D">
        <w:rPr>
          <w:spacing w:val="-4"/>
        </w:rPr>
        <w:t xml:space="preserve"> </w:t>
      </w:r>
      <w:r w:rsidR="00CE621D">
        <w:t>via</w:t>
      </w:r>
      <w:r w:rsidR="00CE621D">
        <w:rPr>
          <w:spacing w:val="-4"/>
        </w:rPr>
        <w:t xml:space="preserve"> </w:t>
      </w:r>
      <w:r w:rsidR="00CE621D">
        <w:t>FMC/FMC+.</w:t>
      </w:r>
      <w:r w:rsidR="00CE621D">
        <w:rPr>
          <w:spacing w:val="8"/>
        </w:rPr>
        <w:t xml:space="preserve"> </w:t>
      </w:r>
      <w:r w:rsidR="00CE621D">
        <w:t>The 100-GbE blocks and ADC card block can be considered improvements upon existing capabilities, while</w:t>
      </w:r>
      <w:r w:rsidR="00CE621D">
        <w:rPr>
          <w:spacing w:val="-30"/>
        </w:rPr>
        <w:t xml:space="preserve"> </w:t>
      </w:r>
      <w:r w:rsidR="00CE621D">
        <w:t>the PCIe</w:t>
      </w:r>
      <w:r w:rsidR="00CE621D">
        <w:rPr>
          <w:spacing w:val="-4"/>
        </w:rPr>
        <w:t xml:space="preserve"> </w:t>
      </w:r>
      <w:r w:rsidR="00CE621D">
        <w:t>interface</w:t>
      </w:r>
      <w:r w:rsidR="00CE621D">
        <w:rPr>
          <w:spacing w:val="-4"/>
        </w:rPr>
        <w:t xml:space="preserve"> </w:t>
      </w:r>
      <w:r w:rsidR="00CE621D">
        <w:t>(and</w:t>
      </w:r>
      <w:r w:rsidR="00CE621D">
        <w:rPr>
          <w:spacing w:val="-4"/>
        </w:rPr>
        <w:t xml:space="preserve"> </w:t>
      </w:r>
      <w:r w:rsidR="00CE621D">
        <w:t>especially</w:t>
      </w:r>
      <w:r w:rsidR="00CE621D">
        <w:rPr>
          <w:spacing w:val="-4"/>
        </w:rPr>
        <w:t xml:space="preserve"> </w:t>
      </w:r>
      <w:r w:rsidR="00CE621D">
        <w:t>the</w:t>
      </w:r>
      <w:r w:rsidR="00CE621D">
        <w:rPr>
          <w:spacing w:val="-4"/>
        </w:rPr>
        <w:t xml:space="preserve"> </w:t>
      </w:r>
      <w:r w:rsidR="00CE621D">
        <w:t>M&amp;C</w:t>
      </w:r>
      <w:r w:rsidR="00CE621D">
        <w:rPr>
          <w:spacing w:val="-4"/>
        </w:rPr>
        <w:t xml:space="preserve"> </w:t>
      </w:r>
      <w:r w:rsidR="00CE621D">
        <w:t>aspect)</w:t>
      </w:r>
      <w:r w:rsidR="00CE621D">
        <w:rPr>
          <w:spacing w:val="-4"/>
        </w:rPr>
        <w:t xml:space="preserve"> </w:t>
      </w:r>
      <w:r w:rsidR="00CE621D">
        <w:t>will</w:t>
      </w:r>
      <w:r w:rsidR="00CE621D">
        <w:rPr>
          <w:spacing w:val="-4"/>
        </w:rPr>
        <w:t xml:space="preserve"> </w:t>
      </w:r>
      <w:r w:rsidR="00CE621D">
        <w:t>be</w:t>
      </w:r>
      <w:r w:rsidR="00CE621D">
        <w:rPr>
          <w:spacing w:val="-4"/>
        </w:rPr>
        <w:t xml:space="preserve"> </w:t>
      </w:r>
      <w:r w:rsidR="00CE621D">
        <w:t>groundbreaking</w:t>
      </w:r>
      <w:r w:rsidR="00CE621D">
        <w:rPr>
          <w:spacing w:val="-4"/>
        </w:rPr>
        <w:t xml:space="preserve"> </w:t>
      </w:r>
      <w:r w:rsidR="00CE621D">
        <w:t>in</w:t>
      </w:r>
      <w:r w:rsidR="00CE621D">
        <w:rPr>
          <w:spacing w:val="-4"/>
        </w:rPr>
        <w:t xml:space="preserve"> </w:t>
      </w:r>
      <w:r w:rsidR="00CE621D">
        <w:t>the</w:t>
      </w:r>
      <w:r w:rsidR="00CE621D">
        <w:rPr>
          <w:spacing w:val="-4"/>
        </w:rPr>
        <w:t xml:space="preserve"> </w:t>
      </w:r>
      <w:r w:rsidR="00CE621D">
        <w:t>CASPER</w:t>
      </w:r>
      <w:r w:rsidR="00CE621D">
        <w:rPr>
          <w:spacing w:val="-4"/>
        </w:rPr>
        <w:t xml:space="preserve"> </w:t>
      </w:r>
      <w:r w:rsidR="00CE621D">
        <w:rPr>
          <w:spacing w:val="-3"/>
        </w:rPr>
        <w:t>community.</w:t>
      </w:r>
    </w:p>
    <w:p w14:paraId="6735CB6F" w14:textId="77777777" w:rsidR="00656154" w:rsidRDefault="007B219B">
      <w:pPr>
        <w:pStyle w:val="BodyText"/>
        <w:spacing w:before="113"/>
        <w:ind w:left="119" w:right="106"/>
      </w:pPr>
      <w:r>
        <w:pict w14:anchorId="643DC71F">
          <v:shape id="_x0000_s1057" type="#_x0000_t202" style="position:absolute;left:0;text-align:left;margin-left:500.95pt;margin-top:19.5pt;width:4.45pt;height:17.3pt;z-index:-251642880;mso-position-horizontal-relative:page" filled="f" stroked="f">
            <v:textbox inset="0,0,0,0">
              <w:txbxContent>
                <w:p w14:paraId="2B2331B3" w14:textId="77777777" w:rsidR="00CE621D" w:rsidRDefault="00CE621D">
                  <w:pPr>
                    <w:pStyle w:val="BodyText"/>
                    <w:spacing w:line="242" w:lineRule="exact"/>
                    <w:jc w:val="left"/>
                    <w:rPr>
                      <w:rFonts w:ascii="Lucida Sans Unicode" w:hAnsi="Lucida Sans Unicode"/>
                    </w:rPr>
                  </w:pPr>
                  <w:r>
                    <w:rPr>
                      <w:rFonts w:ascii="Lucida Sans Unicode" w:hAnsi="Lucida Sans Unicode"/>
                      <w:w w:val="69"/>
                    </w:rPr>
                    <w:t>§</w:t>
                  </w:r>
                </w:p>
              </w:txbxContent>
            </v:textbox>
            <w10:wrap anchorx="page"/>
          </v:shape>
        </w:pict>
      </w:r>
      <w:r w:rsidR="00CE621D">
        <w:rPr>
          <w:b/>
        </w:rPr>
        <w:t>DSP</w:t>
      </w:r>
      <w:r w:rsidR="00CE621D">
        <w:rPr>
          <w:b/>
          <w:spacing w:val="-14"/>
        </w:rPr>
        <w:t xml:space="preserve"> </w:t>
      </w:r>
      <w:r w:rsidR="00CE621D">
        <w:rPr>
          <w:b/>
        </w:rPr>
        <w:t>Capabilities:</w:t>
      </w:r>
      <w:r w:rsidR="00CE621D">
        <w:rPr>
          <w:b/>
          <w:spacing w:val="5"/>
        </w:rPr>
        <w:t xml:space="preserve"> </w:t>
      </w:r>
      <w:r w:rsidR="00CE621D">
        <w:rPr>
          <w:spacing w:val="-10"/>
        </w:rPr>
        <w:t>We</w:t>
      </w:r>
      <w:r w:rsidR="00CE621D">
        <w:rPr>
          <w:spacing w:val="-14"/>
        </w:rPr>
        <w:t xml:space="preserve"> </w:t>
      </w:r>
      <w:r w:rsidR="00CE621D">
        <w:t>will</w:t>
      </w:r>
      <w:r w:rsidR="00CE621D">
        <w:rPr>
          <w:spacing w:val="-14"/>
        </w:rPr>
        <w:t xml:space="preserve"> </w:t>
      </w:r>
      <w:r w:rsidR="00CE621D">
        <w:t>create</w:t>
      </w:r>
      <w:r w:rsidR="00CE621D">
        <w:rPr>
          <w:spacing w:val="-14"/>
        </w:rPr>
        <w:t xml:space="preserve"> </w:t>
      </w:r>
      <w:r w:rsidR="00CE621D">
        <w:t>additional</w:t>
      </w:r>
      <w:r w:rsidR="00CE621D">
        <w:rPr>
          <w:spacing w:val="-14"/>
        </w:rPr>
        <w:t xml:space="preserve"> </w:t>
      </w:r>
      <w:r w:rsidR="00CE621D">
        <w:t>basic</w:t>
      </w:r>
      <w:r w:rsidR="00CE621D">
        <w:rPr>
          <w:spacing w:val="-14"/>
        </w:rPr>
        <w:t xml:space="preserve"> </w:t>
      </w:r>
      <w:r w:rsidR="00CE621D">
        <w:t>EDK</w:t>
      </w:r>
      <w:r w:rsidR="00CE621D">
        <w:rPr>
          <w:spacing w:val="-14"/>
        </w:rPr>
        <w:t xml:space="preserve"> </w:t>
      </w:r>
      <w:r w:rsidR="00CE621D">
        <w:t>blocks</w:t>
      </w:r>
      <w:r w:rsidR="00CE621D">
        <w:rPr>
          <w:spacing w:val="-14"/>
        </w:rPr>
        <w:t xml:space="preserve"> </w:t>
      </w:r>
      <w:r w:rsidR="00CE621D">
        <w:t>to</w:t>
      </w:r>
      <w:r w:rsidR="00CE621D">
        <w:rPr>
          <w:spacing w:val="-14"/>
        </w:rPr>
        <w:t xml:space="preserve"> </w:t>
      </w:r>
      <w:r w:rsidR="00CE621D">
        <w:t>improve</w:t>
      </w:r>
      <w:r w:rsidR="00CE621D">
        <w:rPr>
          <w:spacing w:val="-14"/>
        </w:rPr>
        <w:t xml:space="preserve"> </w:t>
      </w:r>
      <w:r w:rsidR="00CE621D">
        <w:t>DSP</w:t>
      </w:r>
      <w:r w:rsidR="00CE621D">
        <w:rPr>
          <w:spacing w:val="-14"/>
        </w:rPr>
        <w:t xml:space="preserve"> </w:t>
      </w:r>
      <w:r w:rsidR="00CE621D">
        <w:t>capabilities.</w:t>
      </w:r>
      <w:r w:rsidR="00CE621D">
        <w:rPr>
          <w:spacing w:val="4"/>
        </w:rPr>
        <w:t xml:space="preserve"> </w:t>
      </w:r>
      <w:r w:rsidR="00CE621D">
        <w:t>For</w:t>
      </w:r>
      <w:r w:rsidR="00CE621D">
        <w:rPr>
          <w:spacing w:val="-14"/>
        </w:rPr>
        <w:t xml:space="preserve"> </w:t>
      </w:r>
      <w:r w:rsidR="00CE621D">
        <w:t>example,</w:t>
      </w:r>
      <w:r w:rsidR="00CE621D">
        <w:rPr>
          <w:spacing w:val="-12"/>
        </w:rPr>
        <w:t xml:space="preserve"> </w:t>
      </w:r>
      <w:r w:rsidR="00CE621D">
        <w:t>we will develop blocks implementing new RFI-mitigation methods (discussed in more detail in the B.6) that are</w:t>
      </w:r>
      <w:r w:rsidR="00CE621D">
        <w:rPr>
          <w:spacing w:val="-9"/>
        </w:rPr>
        <w:t xml:space="preserve"> </w:t>
      </w:r>
      <w:r w:rsidR="00CE621D">
        <w:t>too</w:t>
      </w:r>
      <w:r w:rsidR="00CE621D">
        <w:rPr>
          <w:spacing w:val="-9"/>
        </w:rPr>
        <w:t xml:space="preserve"> </w:t>
      </w:r>
      <w:r w:rsidR="00CE621D">
        <w:t>computationally</w:t>
      </w:r>
      <w:r w:rsidR="00CE621D">
        <w:rPr>
          <w:spacing w:val="-8"/>
        </w:rPr>
        <w:t xml:space="preserve"> </w:t>
      </w:r>
      <w:r w:rsidR="00CE621D">
        <w:t>expensive</w:t>
      </w:r>
      <w:r w:rsidR="00CE621D">
        <w:rPr>
          <w:spacing w:val="-9"/>
        </w:rPr>
        <w:t xml:space="preserve"> </w:t>
      </w:r>
      <w:r w:rsidR="00CE621D">
        <w:t>to</w:t>
      </w:r>
      <w:r w:rsidR="00CE621D">
        <w:rPr>
          <w:spacing w:val="-9"/>
        </w:rPr>
        <w:t xml:space="preserve"> </w:t>
      </w:r>
      <w:r w:rsidR="00CE621D">
        <w:t>run</w:t>
      </w:r>
      <w:r w:rsidR="00CE621D">
        <w:rPr>
          <w:spacing w:val="-9"/>
        </w:rPr>
        <w:t xml:space="preserve"> </w:t>
      </w:r>
      <w:r w:rsidR="00CE621D">
        <w:t>in</w:t>
      </w:r>
      <w:r w:rsidR="00CE621D">
        <w:rPr>
          <w:spacing w:val="-8"/>
        </w:rPr>
        <w:t xml:space="preserve"> </w:t>
      </w:r>
      <w:r w:rsidR="00CE621D">
        <w:t>real-time</w:t>
      </w:r>
      <w:r w:rsidR="00CE621D">
        <w:rPr>
          <w:spacing w:val="-9"/>
        </w:rPr>
        <w:t xml:space="preserve"> </w:t>
      </w:r>
      <w:r w:rsidR="00CE621D">
        <w:t>on</w:t>
      </w:r>
      <w:r w:rsidR="00CE621D">
        <w:rPr>
          <w:spacing w:val="-9"/>
        </w:rPr>
        <w:t xml:space="preserve"> </w:t>
      </w:r>
      <w:r w:rsidR="00CE621D">
        <w:t>our</w:t>
      </w:r>
      <w:r w:rsidR="00CE621D">
        <w:rPr>
          <w:spacing w:val="-9"/>
        </w:rPr>
        <w:t xml:space="preserve"> </w:t>
      </w:r>
      <w:r w:rsidR="00CE621D">
        <w:t>current</w:t>
      </w:r>
      <w:r w:rsidR="00CE621D">
        <w:rPr>
          <w:spacing w:val="-9"/>
        </w:rPr>
        <w:t xml:space="preserve"> </w:t>
      </w:r>
      <w:r w:rsidR="00CE621D">
        <w:t>hardware.</w:t>
      </w:r>
      <w:r w:rsidR="00CE621D">
        <w:rPr>
          <w:spacing w:val="5"/>
        </w:rPr>
        <w:t xml:space="preserve"> </w:t>
      </w:r>
      <w:r w:rsidR="00CE621D">
        <w:rPr>
          <w:spacing w:val="-10"/>
        </w:rPr>
        <w:t>We</w:t>
      </w:r>
      <w:r w:rsidR="00CE621D">
        <w:rPr>
          <w:spacing w:val="-9"/>
        </w:rPr>
        <w:t xml:space="preserve"> </w:t>
      </w:r>
      <w:r w:rsidR="00CE621D">
        <w:t>will</w:t>
      </w:r>
      <w:r w:rsidR="00CE621D">
        <w:rPr>
          <w:spacing w:val="-9"/>
        </w:rPr>
        <w:t xml:space="preserve"> </w:t>
      </w:r>
      <w:r w:rsidR="00CE621D">
        <w:t>also</w:t>
      </w:r>
      <w:r w:rsidR="00CE621D">
        <w:rPr>
          <w:spacing w:val="-8"/>
        </w:rPr>
        <w:t xml:space="preserve"> </w:t>
      </w:r>
      <w:r w:rsidR="00CE621D">
        <w:t>take</w:t>
      </w:r>
      <w:r w:rsidR="00CE621D">
        <w:rPr>
          <w:spacing w:val="-9"/>
        </w:rPr>
        <w:t xml:space="preserve"> </w:t>
      </w:r>
      <w:r w:rsidR="00CE621D">
        <w:t>advantage of development occurring elsewhere within CASPER (e.g. new floating point FFT</w:t>
      </w:r>
      <w:r w:rsidR="00CE621D">
        <w:rPr>
          <w:spacing w:val="-34"/>
        </w:rPr>
        <w:t xml:space="preserve"> </w:t>
      </w:r>
      <w:r w:rsidR="00CE621D">
        <w:t>blocks).</w:t>
      </w:r>
    </w:p>
    <w:p w14:paraId="15CA3C5D" w14:textId="77777777" w:rsidR="00656154" w:rsidRDefault="00CE621D">
      <w:pPr>
        <w:pStyle w:val="Heading3"/>
        <w:numPr>
          <w:ilvl w:val="1"/>
          <w:numId w:val="5"/>
        </w:numPr>
        <w:tabs>
          <w:tab w:val="left" w:pos="519"/>
        </w:tabs>
        <w:spacing w:before="83"/>
        <w:ind w:hanging="398"/>
        <w:jc w:val="both"/>
      </w:pPr>
      <w:r>
        <w:t>Data Transmission Methods and</w:t>
      </w:r>
      <w:r>
        <w:rPr>
          <w:spacing w:val="-38"/>
        </w:rPr>
        <w:t xml:space="preserve"> </w:t>
      </w:r>
      <w:r>
        <w:rPr>
          <w:spacing w:val="-4"/>
        </w:rPr>
        <w:t>Topology</w:t>
      </w:r>
    </w:p>
    <w:p w14:paraId="0A7A89DD" w14:textId="77777777" w:rsidR="00656154" w:rsidRDefault="00CE621D">
      <w:pPr>
        <w:spacing w:before="189" w:line="240" w:lineRule="exact"/>
        <w:ind w:left="120" w:right="106"/>
        <w:jc w:val="both"/>
        <w:rPr>
          <w:i/>
          <w:sz w:val="20"/>
        </w:rPr>
      </w:pPr>
      <w:r>
        <w:rPr>
          <w:i/>
          <w:sz w:val="20"/>
        </w:rPr>
        <w:t>We will find optimal strategies for managing the extremely high data rates produced by fast sampling with high bit- depth.</w:t>
      </w:r>
    </w:p>
    <w:p w14:paraId="1A07A11B" w14:textId="77777777" w:rsidR="00656154" w:rsidRDefault="00CE621D">
      <w:pPr>
        <w:pStyle w:val="BodyText"/>
        <w:spacing w:before="113"/>
        <w:ind w:left="120" w:right="106"/>
      </w:pPr>
      <w:r>
        <w:t>New ADCs will quintuple the bit-rate compared with previous instruments and will require the use of 100-GbE fiber down-links as the backbone of our signal sampling/transmission pipeline. We will develop solutions to mitigate several challenges.</w:t>
      </w:r>
    </w:p>
    <w:p w14:paraId="31BC36AA" w14:textId="77777777" w:rsidR="00656154" w:rsidRDefault="007B219B">
      <w:pPr>
        <w:pStyle w:val="BodyText"/>
        <w:spacing w:before="113"/>
        <w:ind w:left="120" w:right="106"/>
      </w:pPr>
      <w:r>
        <w:pict w14:anchorId="310CD03F">
          <v:shape id="_x0000_s1056" type="#_x0000_t202" style="position:absolute;left:0;text-align:left;margin-left:259.3pt;margin-top:19.5pt;width:148.2pt;height:17.3pt;z-index:-251640832;mso-position-horizontal-relative:page" filled="f" stroked="f">
            <v:textbox inset="0,0,0,0">
              <w:txbxContent>
                <w:p w14:paraId="42B7C4CC" w14:textId="77777777" w:rsidR="00CE621D" w:rsidRDefault="00CE621D">
                  <w:pPr>
                    <w:pStyle w:val="BodyText"/>
                    <w:tabs>
                      <w:tab w:val="left" w:pos="2808"/>
                    </w:tabs>
                    <w:spacing w:line="242" w:lineRule="exact"/>
                    <w:jc w:val="lef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w w:val="95"/>
                    </w:rPr>
                    <w:t>×</w:t>
                  </w:r>
                </w:p>
              </w:txbxContent>
            </v:textbox>
            <w10:wrap anchorx="page"/>
          </v:shape>
        </w:pict>
      </w:r>
      <w:r w:rsidR="00CE621D">
        <w:t xml:space="preserve">The total maximum bit-rate for the AD9213 at maximum frequency will be </w:t>
      </w:r>
      <w:r w:rsidR="00CE621D">
        <w:rPr>
          <w:rFonts w:ascii="Georgia" w:hAnsi="Georgia"/>
        </w:rPr>
        <w:t>123 Gbps</w:t>
      </w:r>
      <w:r w:rsidR="00CE621D">
        <w:t xml:space="preserve">. The VCU118 is an outlier among Xilinx FPGA boards with </w:t>
      </w:r>
      <w:r w:rsidR="00CE621D">
        <w:rPr>
          <w:rFonts w:ascii="Georgia" w:hAnsi="Georgia"/>
        </w:rPr>
        <w:t>2 100</w:t>
      </w:r>
      <w:r w:rsidR="00CE621D">
        <w:t xml:space="preserve">-GbE QSFP28 ports and </w:t>
      </w:r>
      <w:r w:rsidR="00CE621D">
        <w:rPr>
          <w:rFonts w:ascii="Georgia" w:hAnsi="Georgia"/>
        </w:rPr>
        <w:t>1 100</w:t>
      </w:r>
      <w:r w:rsidR="00CE621D">
        <w:t xml:space="preserve">-GbE FireFly port. </w:t>
      </w:r>
      <w:r w:rsidR="00CE621D">
        <w:rPr>
          <w:spacing w:val="-10"/>
        </w:rPr>
        <w:t xml:space="preserve">We </w:t>
      </w:r>
      <w:r w:rsidR="00CE621D">
        <w:t xml:space="preserve">will examine optimal network topologies to deal with these data rates (one or two polarizations per receiver- room board? 100-GbE duplex? how comparatively large is the 100-GbE duplex logic to single-direction logic?), and other related questions that will allow us to maximize our system’s throughput bandwidth while minimizing system cost and </w:t>
      </w:r>
      <w:r w:rsidR="00CE621D">
        <w:rPr>
          <w:spacing w:val="-3"/>
        </w:rPr>
        <w:t xml:space="preserve">complexity. </w:t>
      </w:r>
      <w:r w:rsidR="00CE621D">
        <w:t>The move to PCIe edge connectors instead of a 1-GbE port will</w:t>
      </w:r>
      <w:r w:rsidR="00CE621D">
        <w:rPr>
          <w:spacing w:val="-6"/>
        </w:rPr>
        <w:t xml:space="preserve"> </w:t>
      </w:r>
      <w:r w:rsidR="00CE621D">
        <w:t>also</w:t>
      </w:r>
      <w:r w:rsidR="00CE621D">
        <w:rPr>
          <w:spacing w:val="-6"/>
        </w:rPr>
        <w:t xml:space="preserve"> </w:t>
      </w:r>
      <w:r w:rsidR="00CE621D">
        <w:t>require</w:t>
      </w:r>
      <w:r w:rsidR="00CE621D">
        <w:rPr>
          <w:spacing w:val="-6"/>
        </w:rPr>
        <w:t xml:space="preserve"> </w:t>
      </w:r>
      <w:r w:rsidR="00CE621D">
        <w:t>us</w:t>
      </w:r>
      <w:r w:rsidR="00CE621D">
        <w:rPr>
          <w:spacing w:val="-6"/>
        </w:rPr>
        <w:t xml:space="preserve"> </w:t>
      </w:r>
      <w:r w:rsidR="00CE621D">
        <w:t>to</w:t>
      </w:r>
      <w:r w:rsidR="00CE621D">
        <w:rPr>
          <w:spacing w:val="-6"/>
        </w:rPr>
        <w:t xml:space="preserve"> </w:t>
      </w:r>
      <w:r w:rsidR="00CE621D">
        <w:t>integrate</w:t>
      </w:r>
      <w:r w:rsidR="00CE621D">
        <w:rPr>
          <w:spacing w:val="-7"/>
        </w:rPr>
        <w:t xml:space="preserve"> </w:t>
      </w:r>
      <w:r w:rsidR="00CE621D">
        <w:t>PCIe-based</w:t>
      </w:r>
      <w:r w:rsidR="00CE621D">
        <w:rPr>
          <w:spacing w:val="-6"/>
        </w:rPr>
        <w:t xml:space="preserve"> </w:t>
      </w:r>
      <w:r w:rsidR="00CE621D">
        <w:t>M&amp;C</w:t>
      </w:r>
      <w:r w:rsidR="00CE621D">
        <w:rPr>
          <w:spacing w:val="-6"/>
        </w:rPr>
        <w:t xml:space="preserve"> </w:t>
      </w:r>
      <w:r w:rsidR="00CE621D">
        <w:t>functionality,</w:t>
      </w:r>
      <w:r w:rsidR="00CE621D">
        <w:rPr>
          <w:spacing w:val="-6"/>
        </w:rPr>
        <w:t xml:space="preserve"> </w:t>
      </w:r>
      <w:r w:rsidR="00CE621D">
        <w:t>and</w:t>
      </w:r>
      <w:r w:rsidR="00CE621D">
        <w:rPr>
          <w:spacing w:val="-6"/>
        </w:rPr>
        <w:t xml:space="preserve"> </w:t>
      </w:r>
      <w:r w:rsidR="00CE621D">
        <w:t>to</w:t>
      </w:r>
      <w:r w:rsidR="00CE621D">
        <w:rPr>
          <w:spacing w:val="-6"/>
        </w:rPr>
        <w:t xml:space="preserve"> </w:t>
      </w:r>
      <w:r w:rsidR="00CE621D">
        <w:t>measure</w:t>
      </w:r>
      <w:r w:rsidR="00CE621D">
        <w:rPr>
          <w:spacing w:val="-6"/>
        </w:rPr>
        <w:t xml:space="preserve"> </w:t>
      </w:r>
      <w:r w:rsidR="00CE621D">
        <w:t>how</w:t>
      </w:r>
      <w:r w:rsidR="00CE621D">
        <w:rPr>
          <w:spacing w:val="-6"/>
        </w:rPr>
        <w:t xml:space="preserve"> </w:t>
      </w:r>
      <w:r w:rsidR="00CE621D">
        <w:t>different</w:t>
      </w:r>
      <w:r w:rsidR="00CE621D">
        <w:rPr>
          <w:spacing w:val="-6"/>
        </w:rPr>
        <w:t xml:space="preserve"> </w:t>
      </w:r>
      <w:r w:rsidR="00CE621D">
        <w:t>bi-directional M&amp;C</w:t>
      </w:r>
      <w:r w:rsidR="00CE621D">
        <w:rPr>
          <w:spacing w:val="-15"/>
        </w:rPr>
        <w:t xml:space="preserve"> </w:t>
      </w:r>
      <w:r w:rsidR="00CE621D">
        <w:t>data-rates</w:t>
      </w:r>
      <w:r w:rsidR="00CE621D">
        <w:rPr>
          <w:spacing w:val="-15"/>
        </w:rPr>
        <w:t xml:space="preserve"> </w:t>
      </w:r>
      <w:r w:rsidR="00CE621D">
        <w:t>between</w:t>
      </w:r>
      <w:r w:rsidR="00CE621D">
        <w:rPr>
          <w:spacing w:val="-15"/>
        </w:rPr>
        <w:t xml:space="preserve"> </w:t>
      </w:r>
      <w:r w:rsidR="00CE621D">
        <w:t>a</w:t>
      </w:r>
      <w:r w:rsidR="00CE621D">
        <w:rPr>
          <w:spacing w:val="-15"/>
        </w:rPr>
        <w:t xml:space="preserve"> </w:t>
      </w:r>
      <w:r w:rsidR="00CE621D">
        <w:t>control</w:t>
      </w:r>
      <w:r w:rsidR="00CE621D">
        <w:rPr>
          <w:spacing w:val="-15"/>
        </w:rPr>
        <w:t xml:space="preserve"> </w:t>
      </w:r>
      <w:r w:rsidR="00CE621D">
        <w:t>computer</w:t>
      </w:r>
      <w:r w:rsidR="00CE621D">
        <w:rPr>
          <w:spacing w:val="-15"/>
        </w:rPr>
        <w:t xml:space="preserve"> </w:t>
      </w:r>
      <w:r w:rsidR="00CE621D">
        <w:t>and</w:t>
      </w:r>
      <w:r w:rsidR="00CE621D">
        <w:rPr>
          <w:spacing w:val="-15"/>
        </w:rPr>
        <w:t xml:space="preserve"> </w:t>
      </w:r>
      <w:r w:rsidR="00CE621D">
        <w:t>the</w:t>
      </w:r>
      <w:r w:rsidR="00CE621D">
        <w:rPr>
          <w:spacing w:val="-15"/>
        </w:rPr>
        <w:t xml:space="preserve"> </w:t>
      </w:r>
      <w:r w:rsidR="00CE621D">
        <w:t>FPGA</w:t>
      </w:r>
      <w:r w:rsidR="00CE621D">
        <w:rPr>
          <w:spacing w:val="-15"/>
        </w:rPr>
        <w:t xml:space="preserve"> </w:t>
      </w:r>
      <w:r w:rsidR="00CE621D">
        <w:t>over</w:t>
      </w:r>
      <w:r w:rsidR="00CE621D">
        <w:rPr>
          <w:spacing w:val="-15"/>
        </w:rPr>
        <w:t xml:space="preserve"> </w:t>
      </w:r>
      <w:r w:rsidR="00CE621D">
        <w:t>the</w:t>
      </w:r>
      <w:r w:rsidR="00CE621D">
        <w:rPr>
          <w:spacing w:val="-15"/>
        </w:rPr>
        <w:t xml:space="preserve"> </w:t>
      </w:r>
      <w:r w:rsidR="00CE621D">
        <w:t>PCIe</w:t>
      </w:r>
      <w:r w:rsidR="00CE621D">
        <w:rPr>
          <w:spacing w:val="-15"/>
        </w:rPr>
        <w:t xml:space="preserve"> </w:t>
      </w:r>
      <w:r w:rsidR="00CE621D">
        <w:t>bus</w:t>
      </w:r>
      <w:r w:rsidR="00CE621D">
        <w:rPr>
          <w:spacing w:val="-15"/>
        </w:rPr>
        <w:t xml:space="preserve"> </w:t>
      </w:r>
      <w:r w:rsidR="00CE621D">
        <w:t>effect</w:t>
      </w:r>
      <w:r w:rsidR="00CE621D">
        <w:rPr>
          <w:spacing w:val="-15"/>
        </w:rPr>
        <w:t xml:space="preserve"> </w:t>
      </w:r>
      <w:r w:rsidR="00CE621D">
        <w:t>the</w:t>
      </w:r>
      <w:r w:rsidR="00CE621D">
        <w:rPr>
          <w:spacing w:val="-15"/>
        </w:rPr>
        <w:t xml:space="preserve"> </w:t>
      </w:r>
      <w:r w:rsidR="00CE621D">
        <w:t>main,</w:t>
      </w:r>
      <w:r w:rsidR="00CE621D">
        <w:rPr>
          <w:spacing w:val="-13"/>
        </w:rPr>
        <w:t xml:space="preserve"> </w:t>
      </w:r>
      <w:r w:rsidR="00CE621D">
        <w:t>uni-directional data-transfer</w:t>
      </w:r>
      <w:r w:rsidR="00CE621D">
        <w:rPr>
          <w:spacing w:val="-5"/>
        </w:rPr>
        <w:t xml:space="preserve"> </w:t>
      </w:r>
      <w:r w:rsidR="00CE621D">
        <w:t>rates</w:t>
      </w:r>
      <w:r w:rsidR="00CE621D">
        <w:rPr>
          <w:spacing w:val="-5"/>
        </w:rPr>
        <w:t xml:space="preserve"> </w:t>
      </w:r>
      <w:r w:rsidR="00CE621D">
        <w:t>from</w:t>
      </w:r>
      <w:r w:rsidR="00CE621D">
        <w:rPr>
          <w:spacing w:val="-5"/>
        </w:rPr>
        <w:t xml:space="preserve"> </w:t>
      </w:r>
      <w:r w:rsidR="00CE621D">
        <w:t>the</w:t>
      </w:r>
      <w:r w:rsidR="00CE621D">
        <w:rPr>
          <w:spacing w:val="-5"/>
        </w:rPr>
        <w:t xml:space="preserve"> </w:t>
      </w:r>
      <w:r w:rsidR="00CE621D">
        <w:t>FPGA</w:t>
      </w:r>
      <w:r w:rsidR="00CE621D">
        <w:rPr>
          <w:spacing w:val="-5"/>
        </w:rPr>
        <w:t xml:space="preserve"> </w:t>
      </w:r>
      <w:r w:rsidR="00CE621D">
        <w:t>to</w:t>
      </w:r>
      <w:r w:rsidR="00CE621D">
        <w:rPr>
          <w:spacing w:val="-5"/>
        </w:rPr>
        <w:t xml:space="preserve"> </w:t>
      </w:r>
      <w:r w:rsidR="00CE621D">
        <w:t>downstream</w:t>
      </w:r>
      <w:r w:rsidR="00CE621D">
        <w:rPr>
          <w:spacing w:val="-5"/>
        </w:rPr>
        <w:t xml:space="preserve"> </w:t>
      </w:r>
      <w:r w:rsidR="00CE621D">
        <w:t>computing</w:t>
      </w:r>
      <w:r w:rsidR="00CE621D">
        <w:rPr>
          <w:spacing w:val="-5"/>
        </w:rPr>
        <w:t xml:space="preserve"> </w:t>
      </w:r>
      <w:r w:rsidR="00CE621D">
        <w:t>clusters.</w:t>
      </w:r>
    </w:p>
    <w:p w14:paraId="1C89F7E5" w14:textId="77777777" w:rsidR="00656154" w:rsidRDefault="00656154">
      <w:pPr>
        <w:pStyle w:val="BodyText"/>
        <w:spacing w:before="9" w:line="240" w:lineRule="auto"/>
        <w:jc w:val="left"/>
        <w:rPr>
          <w:sz w:val="28"/>
        </w:rPr>
      </w:pPr>
    </w:p>
    <w:p w14:paraId="73F7C163" w14:textId="77777777" w:rsidR="00656154" w:rsidRDefault="00CE621D">
      <w:pPr>
        <w:pStyle w:val="BodyText"/>
        <w:spacing w:line="240" w:lineRule="auto"/>
        <w:ind w:left="6038"/>
        <w:jc w:val="left"/>
      </w:pPr>
      <w:r>
        <w:t>Project Description – Page 8</w:t>
      </w:r>
    </w:p>
    <w:p w14:paraId="02C2F1D3" w14:textId="77777777" w:rsidR="00656154" w:rsidRDefault="00656154">
      <w:pPr>
        <w:sectPr w:rsidR="00656154">
          <w:footerReference w:type="default" r:id="rId17"/>
          <w:pgSz w:w="12240" w:h="15840"/>
          <w:pgMar w:top="1380" w:right="1280" w:bottom="280" w:left="1320" w:header="0" w:footer="0" w:gutter="0"/>
          <w:cols w:space="720"/>
        </w:sectPr>
      </w:pPr>
    </w:p>
    <w:p w14:paraId="0BC3CCB3" w14:textId="77777777" w:rsidR="00656154" w:rsidRDefault="00CE621D">
      <w:pPr>
        <w:pStyle w:val="Heading3"/>
        <w:numPr>
          <w:ilvl w:val="1"/>
          <w:numId w:val="5"/>
        </w:numPr>
        <w:tabs>
          <w:tab w:val="left" w:pos="499"/>
        </w:tabs>
        <w:spacing w:before="77"/>
        <w:ind w:left="498" w:hanging="398"/>
        <w:jc w:val="both"/>
      </w:pPr>
      <w:r>
        <w:lastRenderedPageBreak/>
        <w:t xml:space="preserve">Standardized Procedures for </w:t>
      </w:r>
      <w:r>
        <w:rPr>
          <w:spacing w:val="-3"/>
        </w:rPr>
        <w:t xml:space="preserve">Validating </w:t>
      </w:r>
      <w:r>
        <w:t>RFI Excision</w:t>
      </w:r>
      <w:r>
        <w:rPr>
          <w:spacing w:val="-31"/>
        </w:rPr>
        <w:t xml:space="preserve"> </w:t>
      </w:r>
      <w:r>
        <w:t>Algorithms</w:t>
      </w:r>
    </w:p>
    <w:p w14:paraId="7190A679" w14:textId="77777777" w:rsidR="00656154" w:rsidRDefault="00CE621D">
      <w:pPr>
        <w:spacing w:before="161" w:line="240" w:lineRule="exact"/>
        <w:ind w:left="100" w:right="106"/>
        <w:jc w:val="both"/>
        <w:rPr>
          <w:i/>
          <w:sz w:val="20"/>
        </w:rPr>
      </w:pPr>
      <w:r>
        <w:rPr>
          <w:i/>
          <w:sz w:val="20"/>
        </w:rPr>
        <w:t>We will develop a generalized test methodology for validating the efficacy of RFI excision techniques while</w:t>
      </w:r>
      <w:r>
        <w:rPr>
          <w:i/>
          <w:spacing w:val="-14"/>
          <w:sz w:val="20"/>
        </w:rPr>
        <w:t xml:space="preserve"> </w:t>
      </w:r>
      <w:r>
        <w:rPr>
          <w:i/>
          <w:sz w:val="20"/>
        </w:rPr>
        <w:t>preserving scientific</w:t>
      </w:r>
      <w:r>
        <w:rPr>
          <w:i/>
          <w:spacing w:val="-5"/>
          <w:sz w:val="20"/>
        </w:rPr>
        <w:t xml:space="preserve"> </w:t>
      </w:r>
      <w:r>
        <w:rPr>
          <w:i/>
          <w:sz w:val="20"/>
        </w:rPr>
        <w:t>data</w:t>
      </w:r>
      <w:r>
        <w:rPr>
          <w:i/>
          <w:spacing w:val="-5"/>
          <w:sz w:val="20"/>
        </w:rPr>
        <w:t xml:space="preserve"> </w:t>
      </w:r>
      <w:r>
        <w:rPr>
          <w:i/>
          <w:sz w:val="20"/>
        </w:rPr>
        <w:t>quality.</w:t>
      </w:r>
      <w:r>
        <w:rPr>
          <w:i/>
          <w:spacing w:val="6"/>
          <w:sz w:val="20"/>
        </w:rPr>
        <w:t xml:space="preserve"> </w:t>
      </w:r>
      <w:r>
        <w:rPr>
          <w:i/>
          <w:sz w:val="20"/>
        </w:rPr>
        <w:t>This</w:t>
      </w:r>
      <w:r>
        <w:rPr>
          <w:i/>
          <w:spacing w:val="-5"/>
          <w:sz w:val="20"/>
        </w:rPr>
        <w:t xml:space="preserve"> </w:t>
      </w:r>
      <w:r>
        <w:rPr>
          <w:i/>
          <w:sz w:val="20"/>
        </w:rPr>
        <w:t>is</w:t>
      </w:r>
      <w:r>
        <w:rPr>
          <w:i/>
          <w:spacing w:val="-5"/>
          <w:sz w:val="20"/>
        </w:rPr>
        <w:t xml:space="preserve"> </w:t>
      </w:r>
      <w:r>
        <w:rPr>
          <w:i/>
          <w:sz w:val="20"/>
        </w:rPr>
        <w:t>crucial</w:t>
      </w:r>
      <w:r>
        <w:rPr>
          <w:i/>
          <w:spacing w:val="-5"/>
          <w:sz w:val="20"/>
        </w:rPr>
        <w:t xml:space="preserve"> </w:t>
      </w:r>
      <w:r>
        <w:rPr>
          <w:i/>
          <w:sz w:val="20"/>
        </w:rPr>
        <w:t>for</w:t>
      </w:r>
      <w:r>
        <w:rPr>
          <w:i/>
          <w:spacing w:val="-5"/>
          <w:sz w:val="20"/>
        </w:rPr>
        <w:t xml:space="preserve"> </w:t>
      </w:r>
      <w:r>
        <w:rPr>
          <w:i/>
          <w:sz w:val="20"/>
        </w:rPr>
        <w:t>building</w:t>
      </w:r>
      <w:r>
        <w:rPr>
          <w:i/>
          <w:spacing w:val="-5"/>
          <w:sz w:val="20"/>
        </w:rPr>
        <w:t xml:space="preserve"> </w:t>
      </w:r>
      <w:r>
        <w:rPr>
          <w:i/>
          <w:sz w:val="20"/>
        </w:rPr>
        <w:t>confidence</w:t>
      </w:r>
      <w:r>
        <w:rPr>
          <w:i/>
          <w:spacing w:val="-5"/>
          <w:sz w:val="20"/>
        </w:rPr>
        <w:t xml:space="preserve"> </w:t>
      </w:r>
      <w:r>
        <w:rPr>
          <w:i/>
          <w:sz w:val="20"/>
        </w:rPr>
        <w:t>in</w:t>
      </w:r>
      <w:r>
        <w:rPr>
          <w:i/>
          <w:spacing w:val="-5"/>
          <w:sz w:val="20"/>
        </w:rPr>
        <w:t xml:space="preserve"> </w:t>
      </w:r>
      <w:r>
        <w:rPr>
          <w:i/>
          <w:sz w:val="20"/>
        </w:rPr>
        <w:t>these</w:t>
      </w:r>
      <w:r>
        <w:rPr>
          <w:i/>
          <w:spacing w:val="-5"/>
          <w:sz w:val="20"/>
        </w:rPr>
        <w:t xml:space="preserve"> </w:t>
      </w:r>
      <w:r>
        <w:rPr>
          <w:i/>
          <w:sz w:val="20"/>
        </w:rPr>
        <w:t>techniques</w:t>
      </w:r>
      <w:r>
        <w:rPr>
          <w:i/>
          <w:spacing w:val="-5"/>
          <w:sz w:val="20"/>
        </w:rPr>
        <w:t xml:space="preserve"> </w:t>
      </w:r>
      <w:r>
        <w:rPr>
          <w:i/>
          <w:sz w:val="20"/>
        </w:rPr>
        <w:t>among</w:t>
      </w:r>
      <w:r>
        <w:rPr>
          <w:i/>
          <w:spacing w:val="-5"/>
          <w:sz w:val="20"/>
        </w:rPr>
        <w:t xml:space="preserve"> </w:t>
      </w:r>
      <w:r>
        <w:rPr>
          <w:i/>
          <w:sz w:val="20"/>
        </w:rPr>
        <w:t>scientific</w:t>
      </w:r>
      <w:r>
        <w:rPr>
          <w:i/>
          <w:spacing w:val="-5"/>
          <w:sz w:val="20"/>
        </w:rPr>
        <w:t xml:space="preserve"> </w:t>
      </w:r>
      <w:r>
        <w:rPr>
          <w:i/>
          <w:sz w:val="20"/>
        </w:rPr>
        <w:t>users.</w:t>
      </w:r>
    </w:p>
    <w:p w14:paraId="554F70AC" w14:textId="77777777" w:rsidR="00656154" w:rsidRDefault="00CE621D">
      <w:pPr>
        <w:pStyle w:val="BodyText"/>
        <w:spacing w:before="85" w:line="240" w:lineRule="auto"/>
        <w:ind w:left="100"/>
      </w:pPr>
      <w:r>
        <w:t>This will consist of:</w:t>
      </w:r>
    </w:p>
    <w:p w14:paraId="63A269CC" w14:textId="77777777" w:rsidR="00656154" w:rsidRDefault="007B219B">
      <w:pPr>
        <w:pStyle w:val="BodyText"/>
        <w:spacing w:before="171"/>
        <w:ind w:left="598" w:right="106"/>
      </w:pPr>
      <w:r>
        <w:pict w14:anchorId="539DCE83">
          <v:shape id="_x0000_s1055" type="#_x0000_t202" style="position:absolute;left:0;text-align:left;margin-left:86.95pt;margin-top:10.45pt;width:5pt;height:17.3pt;z-index:251641856;mso-position-horizontal-relative:page" filled="f" stroked="f">
            <v:textbox inset="0,0,0,0">
              <w:txbxContent>
                <w:p w14:paraId="36B36361"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Well defined observing modes (e.g. pulsar timing and HI spectroscopy), astrophysical sources, and quantifiable parameters that can be measured from each observation, that will serve as standards against which different observatories and instruments can test RFI excision techniques.</w:t>
      </w:r>
    </w:p>
    <w:p w14:paraId="68C1A5DA" w14:textId="77777777" w:rsidR="00656154" w:rsidRDefault="007B219B">
      <w:pPr>
        <w:pStyle w:val="BodyText"/>
        <w:ind w:left="598" w:right="106"/>
      </w:pPr>
      <w:r>
        <w:pict w14:anchorId="68085852">
          <v:shape id="_x0000_s1054" type="#_x0000_t202" style="position:absolute;left:0;text-align:left;margin-left:86.95pt;margin-top:1.9pt;width:5pt;height:17.3pt;z-index:251642880;mso-position-horizontal-relative:page" filled="f" stroked="f">
            <v:textbox inset="0,0,0,0">
              <w:txbxContent>
                <w:p w14:paraId="424BBDF7"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A database of common RFI characteristics such as frequency, amplitude, bandwidth, duration, and frequency sweep.</w:t>
      </w:r>
    </w:p>
    <w:p w14:paraId="680487DD" w14:textId="77777777" w:rsidR="00656154" w:rsidRDefault="007B219B">
      <w:pPr>
        <w:pStyle w:val="BodyText"/>
        <w:ind w:left="598" w:right="106"/>
      </w:pPr>
      <w:r>
        <w:pict w14:anchorId="23312EBD">
          <v:shape id="_x0000_s1053" type="#_x0000_t202" style="position:absolute;left:0;text-align:left;margin-left:86.95pt;margin-top:1.9pt;width:5pt;height:17.3pt;z-index:251643904;mso-position-horizontal-relative:page" filled="f" stroked="f">
            <v:textbox inset="0,0,0,0">
              <w:txbxContent>
                <w:p w14:paraId="6095239C"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Carefully curated data sets created using the above set-ups, in common formats and containing a variety of RFI sources, that can be used for off-line testing and validation.</w:t>
      </w:r>
    </w:p>
    <w:p w14:paraId="10DD2A2A" w14:textId="77777777" w:rsidR="00656154" w:rsidRDefault="007B219B">
      <w:pPr>
        <w:pStyle w:val="BodyText"/>
        <w:ind w:left="598" w:right="106"/>
      </w:pPr>
      <w:r>
        <w:pict w14:anchorId="30DAC02F">
          <v:shape id="_x0000_s1052" type="#_x0000_t202" style="position:absolute;left:0;text-align:left;margin-left:86.95pt;margin-top:1.9pt;width:5pt;height:17.3pt;z-index:251644928;mso-position-horizontal-relative:page" filled="f" stroked="f">
            <v:textbox inset="0,0,0,0">
              <w:txbxContent>
                <w:p w14:paraId="698C49F1"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Synthetic</w:t>
      </w:r>
      <w:r w:rsidR="00CE621D">
        <w:rPr>
          <w:spacing w:val="-9"/>
        </w:rPr>
        <w:t xml:space="preserve"> </w:t>
      </w:r>
      <w:r w:rsidR="00CE621D">
        <w:t>data</w:t>
      </w:r>
      <w:r w:rsidR="00CE621D">
        <w:rPr>
          <w:spacing w:val="-9"/>
        </w:rPr>
        <w:t xml:space="preserve"> </w:t>
      </w:r>
      <w:r w:rsidR="00CE621D">
        <w:t>sets,</w:t>
      </w:r>
      <w:r w:rsidR="00CE621D">
        <w:rPr>
          <w:spacing w:val="-8"/>
        </w:rPr>
        <w:t xml:space="preserve"> </w:t>
      </w:r>
      <w:r w:rsidR="00CE621D">
        <w:t>both</w:t>
      </w:r>
      <w:r w:rsidR="00CE621D">
        <w:rPr>
          <w:spacing w:val="-9"/>
        </w:rPr>
        <w:t xml:space="preserve"> </w:t>
      </w:r>
      <w:r w:rsidR="00CE621D">
        <w:t>free</w:t>
      </w:r>
      <w:r w:rsidR="00CE621D">
        <w:rPr>
          <w:spacing w:val="-9"/>
        </w:rPr>
        <w:t xml:space="preserve"> </w:t>
      </w:r>
      <w:r w:rsidR="00CE621D">
        <w:t>of</w:t>
      </w:r>
      <w:r w:rsidR="00CE621D">
        <w:rPr>
          <w:spacing w:val="-9"/>
        </w:rPr>
        <w:t xml:space="preserve"> </w:t>
      </w:r>
      <w:r w:rsidR="00CE621D">
        <w:t>RFI</w:t>
      </w:r>
      <w:r w:rsidR="00CE621D">
        <w:rPr>
          <w:spacing w:val="-9"/>
        </w:rPr>
        <w:t xml:space="preserve"> </w:t>
      </w:r>
      <w:r w:rsidR="00CE621D">
        <w:t>and</w:t>
      </w:r>
      <w:r w:rsidR="00CE621D">
        <w:rPr>
          <w:spacing w:val="-9"/>
        </w:rPr>
        <w:t xml:space="preserve"> </w:t>
      </w:r>
      <w:r w:rsidR="00CE621D">
        <w:t>with</w:t>
      </w:r>
      <w:r w:rsidR="00CE621D">
        <w:rPr>
          <w:spacing w:val="-9"/>
        </w:rPr>
        <w:t xml:space="preserve"> </w:t>
      </w:r>
      <w:r w:rsidR="00CE621D">
        <w:t>synthetic</w:t>
      </w:r>
      <w:r w:rsidR="00CE621D">
        <w:rPr>
          <w:spacing w:val="-9"/>
        </w:rPr>
        <w:t xml:space="preserve"> </w:t>
      </w:r>
      <w:r w:rsidR="00CE621D">
        <w:t>RFI</w:t>
      </w:r>
      <w:r w:rsidR="00CE621D">
        <w:rPr>
          <w:spacing w:val="-9"/>
        </w:rPr>
        <w:t xml:space="preserve"> </w:t>
      </w:r>
      <w:r w:rsidR="00CE621D">
        <w:t>that</w:t>
      </w:r>
      <w:r w:rsidR="00CE621D">
        <w:rPr>
          <w:spacing w:val="-9"/>
        </w:rPr>
        <w:t xml:space="preserve"> </w:t>
      </w:r>
      <w:r w:rsidR="00CE621D">
        <w:t>matches</w:t>
      </w:r>
      <w:r w:rsidR="00CE621D">
        <w:rPr>
          <w:spacing w:val="-9"/>
        </w:rPr>
        <w:t xml:space="preserve"> </w:t>
      </w:r>
      <w:r w:rsidR="00CE621D">
        <w:t>the</w:t>
      </w:r>
      <w:r w:rsidR="00CE621D">
        <w:rPr>
          <w:spacing w:val="-9"/>
        </w:rPr>
        <w:t xml:space="preserve"> </w:t>
      </w:r>
      <w:r w:rsidR="00CE621D">
        <w:t>characteristics</w:t>
      </w:r>
      <w:r w:rsidR="00CE621D">
        <w:rPr>
          <w:spacing w:val="-9"/>
        </w:rPr>
        <w:t xml:space="preserve"> </w:t>
      </w:r>
      <w:r w:rsidR="00CE621D">
        <w:t>of</w:t>
      </w:r>
      <w:r w:rsidR="00CE621D">
        <w:rPr>
          <w:spacing w:val="-9"/>
        </w:rPr>
        <w:t xml:space="preserve"> </w:t>
      </w:r>
      <w:r w:rsidR="00CE621D">
        <w:t>common sources,</w:t>
      </w:r>
      <w:r w:rsidR="00CE621D">
        <w:rPr>
          <w:spacing w:val="-7"/>
        </w:rPr>
        <w:t xml:space="preserve"> </w:t>
      </w:r>
      <w:r w:rsidR="00CE621D">
        <w:t>to</w:t>
      </w:r>
      <w:r w:rsidR="00CE621D">
        <w:rPr>
          <w:spacing w:val="-7"/>
        </w:rPr>
        <w:t xml:space="preserve"> </w:t>
      </w:r>
      <w:r w:rsidR="00CE621D">
        <w:t>be</w:t>
      </w:r>
      <w:r w:rsidR="00CE621D">
        <w:rPr>
          <w:spacing w:val="-7"/>
        </w:rPr>
        <w:t xml:space="preserve"> </w:t>
      </w:r>
      <w:r w:rsidR="00CE621D">
        <w:t>used</w:t>
      </w:r>
      <w:r w:rsidR="00CE621D">
        <w:rPr>
          <w:spacing w:val="-7"/>
        </w:rPr>
        <w:t xml:space="preserve"> </w:t>
      </w:r>
      <w:r w:rsidR="00CE621D">
        <w:t>for</w:t>
      </w:r>
      <w:r w:rsidR="00CE621D">
        <w:rPr>
          <w:spacing w:val="-7"/>
        </w:rPr>
        <w:t xml:space="preserve"> </w:t>
      </w:r>
      <w:r w:rsidR="00CE621D">
        <w:t>additional,</w:t>
      </w:r>
      <w:r w:rsidR="00CE621D">
        <w:rPr>
          <w:spacing w:val="-7"/>
        </w:rPr>
        <w:t xml:space="preserve"> </w:t>
      </w:r>
      <w:r w:rsidR="00CE621D">
        <w:t>carefully</w:t>
      </w:r>
      <w:r w:rsidR="00CE621D">
        <w:rPr>
          <w:spacing w:val="-7"/>
        </w:rPr>
        <w:t xml:space="preserve"> </w:t>
      </w:r>
      <w:r w:rsidR="00CE621D">
        <w:t>controlled</w:t>
      </w:r>
      <w:r w:rsidR="00CE621D">
        <w:rPr>
          <w:spacing w:val="-7"/>
        </w:rPr>
        <w:t xml:space="preserve"> </w:t>
      </w:r>
      <w:r w:rsidR="00CE621D">
        <w:t>offline</w:t>
      </w:r>
      <w:r w:rsidR="00CE621D">
        <w:rPr>
          <w:spacing w:val="-7"/>
        </w:rPr>
        <w:t xml:space="preserve"> </w:t>
      </w:r>
      <w:r w:rsidR="00CE621D">
        <w:t>verification.</w:t>
      </w:r>
    </w:p>
    <w:p w14:paraId="0FA750EC" w14:textId="77777777" w:rsidR="00656154" w:rsidRDefault="007B219B">
      <w:pPr>
        <w:pStyle w:val="BodyText"/>
        <w:ind w:left="598" w:right="106"/>
      </w:pPr>
      <w:r>
        <w:pict w14:anchorId="530B9567">
          <v:shape id="_x0000_s1051" type="#_x0000_t202" style="position:absolute;left:0;text-align:left;margin-left:86.95pt;margin-top:1.9pt;width:5pt;height:17.3pt;z-index:251645952;mso-position-horizontal-relative:page" filled="f" stroked="f">
            <v:textbox inset="0,0,0,0">
              <w:txbxContent>
                <w:p w14:paraId="2D9BE052"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Procedures for applying and quantifying the efficacy of RFI excision algorithms and assessing their impact on the measurable astrophysical quantities of interest.</w:t>
      </w:r>
    </w:p>
    <w:p w14:paraId="20D82209" w14:textId="77777777" w:rsidR="00656154" w:rsidRDefault="007B219B">
      <w:pPr>
        <w:pStyle w:val="BodyText"/>
        <w:ind w:left="598" w:right="106"/>
      </w:pPr>
      <w:r>
        <w:pict w14:anchorId="7E6F7172">
          <v:shape id="_x0000_s1050" type="#_x0000_t202" style="position:absolute;left:0;text-align:left;margin-left:86.95pt;margin-top:1.9pt;width:5pt;height:17.3pt;z-index:251646976;mso-position-horizontal-relative:page" filled="f" stroked="f">
            <v:textbox inset="0,0,0,0">
              <w:txbxContent>
                <w:p w14:paraId="32AE83FD"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Best</w:t>
      </w:r>
      <w:r w:rsidR="00CE621D">
        <w:rPr>
          <w:spacing w:val="-7"/>
        </w:rPr>
        <w:t xml:space="preserve"> </w:t>
      </w:r>
      <w:r w:rsidR="00CE621D">
        <w:t>practices</w:t>
      </w:r>
      <w:r w:rsidR="00CE621D">
        <w:rPr>
          <w:spacing w:val="-7"/>
        </w:rPr>
        <w:t xml:space="preserve"> </w:t>
      </w:r>
      <w:r w:rsidR="00CE621D">
        <w:t>for</w:t>
      </w:r>
      <w:r w:rsidR="00CE621D">
        <w:rPr>
          <w:spacing w:val="-8"/>
        </w:rPr>
        <w:t xml:space="preserve"> </w:t>
      </w:r>
      <w:r w:rsidR="00CE621D">
        <w:t>applying</w:t>
      </w:r>
      <w:r w:rsidR="00CE621D">
        <w:rPr>
          <w:spacing w:val="-7"/>
        </w:rPr>
        <w:t xml:space="preserve"> </w:t>
      </w:r>
      <w:r w:rsidR="00CE621D">
        <w:t>the</w:t>
      </w:r>
      <w:r w:rsidR="00CE621D">
        <w:rPr>
          <w:spacing w:val="-7"/>
        </w:rPr>
        <w:t xml:space="preserve"> </w:t>
      </w:r>
      <w:r w:rsidR="00CE621D">
        <w:t>above</w:t>
      </w:r>
      <w:r w:rsidR="00CE621D">
        <w:rPr>
          <w:spacing w:val="-7"/>
        </w:rPr>
        <w:t xml:space="preserve"> </w:t>
      </w:r>
      <w:r w:rsidR="00CE621D">
        <w:t>to</w:t>
      </w:r>
      <w:r w:rsidR="00CE621D">
        <w:rPr>
          <w:spacing w:val="-8"/>
        </w:rPr>
        <w:t xml:space="preserve"> </w:t>
      </w:r>
      <w:r w:rsidR="00CE621D">
        <w:t>real-time</w:t>
      </w:r>
      <w:r w:rsidR="00CE621D">
        <w:rPr>
          <w:spacing w:val="-7"/>
        </w:rPr>
        <w:t xml:space="preserve"> </w:t>
      </w:r>
      <w:r w:rsidR="00CE621D">
        <w:t>data</w:t>
      </w:r>
      <w:r w:rsidR="00CE621D">
        <w:rPr>
          <w:spacing w:val="-7"/>
        </w:rPr>
        <w:t xml:space="preserve"> </w:t>
      </w:r>
      <w:r w:rsidR="00CE621D">
        <w:t>acquisition</w:t>
      </w:r>
      <w:r w:rsidR="00CE621D">
        <w:rPr>
          <w:spacing w:val="-7"/>
        </w:rPr>
        <w:t xml:space="preserve"> </w:t>
      </w:r>
      <w:r w:rsidR="00CE621D">
        <w:t>systems</w:t>
      </w:r>
      <w:r w:rsidR="00CE621D">
        <w:rPr>
          <w:spacing w:val="-7"/>
        </w:rPr>
        <w:t xml:space="preserve"> </w:t>
      </w:r>
      <w:r w:rsidR="00CE621D">
        <w:t>(e.g.</w:t>
      </w:r>
      <w:r w:rsidR="00CE621D">
        <w:rPr>
          <w:spacing w:val="6"/>
        </w:rPr>
        <w:t xml:space="preserve"> </w:t>
      </w:r>
      <w:r w:rsidR="00CE621D">
        <w:t>techniques</w:t>
      </w:r>
      <w:r w:rsidR="00CE621D">
        <w:rPr>
          <w:spacing w:val="-7"/>
        </w:rPr>
        <w:t xml:space="preserve"> </w:t>
      </w:r>
      <w:r w:rsidR="00CE621D">
        <w:t>for</w:t>
      </w:r>
      <w:r w:rsidR="00CE621D">
        <w:rPr>
          <w:spacing w:val="-7"/>
        </w:rPr>
        <w:t xml:space="preserve"> </w:t>
      </w:r>
      <w:r w:rsidR="00CE621D">
        <w:t>parallel capture of RFI-mitigated and unmitigated data</w:t>
      </w:r>
      <w:r w:rsidR="00CE621D">
        <w:rPr>
          <w:spacing w:val="-32"/>
        </w:rPr>
        <w:t xml:space="preserve"> </w:t>
      </w:r>
      <w:r w:rsidR="00CE621D">
        <w:t>streams).</w:t>
      </w:r>
    </w:p>
    <w:p w14:paraId="1E9E84DE" w14:textId="77777777" w:rsidR="00656154" w:rsidRDefault="00CE621D">
      <w:pPr>
        <w:pStyle w:val="ListParagraph"/>
        <w:numPr>
          <w:ilvl w:val="2"/>
          <w:numId w:val="5"/>
        </w:numPr>
        <w:tabs>
          <w:tab w:val="left" w:pos="599"/>
        </w:tabs>
        <w:spacing w:before="1" w:line="279" w:lineRule="exact"/>
        <w:jc w:val="left"/>
        <w:rPr>
          <w:sz w:val="20"/>
        </w:rPr>
      </w:pPr>
      <w:r>
        <w:rPr>
          <w:sz w:val="20"/>
        </w:rPr>
        <w:t>Side-by-side</w:t>
      </w:r>
      <w:r>
        <w:rPr>
          <w:spacing w:val="-5"/>
          <w:sz w:val="20"/>
        </w:rPr>
        <w:t xml:space="preserve"> </w:t>
      </w:r>
      <w:r>
        <w:rPr>
          <w:sz w:val="20"/>
        </w:rPr>
        <w:t>comparison</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relevant</w:t>
      </w:r>
      <w:r>
        <w:rPr>
          <w:spacing w:val="-5"/>
          <w:sz w:val="20"/>
        </w:rPr>
        <w:t xml:space="preserve"> </w:t>
      </w:r>
      <w:r>
        <w:rPr>
          <w:sz w:val="20"/>
        </w:rPr>
        <w:t>parameters</w:t>
      </w:r>
      <w:r>
        <w:rPr>
          <w:spacing w:val="-5"/>
          <w:sz w:val="20"/>
        </w:rPr>
        <w:t xml:space="preserve"> </w:t>
      </w:r>
      <w:r>
        <w:rPr>
          <w:sz w:val="20"/>
        </w:rPr>
        <w:t>for</w:t>
      </w:r>
      <w:r>
        <w:rPr>
          <w:spacing w:val="-5"/>
          <w:sz w:val="20"/>
        </w:rPr>
        <w:t xml:space="preserve"> </w:t>
      </w:r>
      <w:r>
        <w:rPr>
          <w:sz w:val="20"/>
        </w:rPr>
        <w:t>mitigated</w:t>
      </w:r>
      <w:r>
        <w:rPr>
          <w:spacing w:val="-5"/>
          <w:sz w:val="20"/>
        </w:rPr>
        <w:t xml:space="preserve"> </w:t>
      </w:r>
      <w:r>
        <w:rPr>
          <w:sz w:val="20"/>
        </w:rPr>
        <w:t>and</w:t>
      </w:r>
      <w:r>
        <w:rPr>
          <w:spacing w:val="-5"/>
          <w:sz w:val="20"/>
        </w:rPr>
        <w:t xml:space="preserve"> </w:t>
      </w:r>
      <w:r>
        <w:rPr>
          <w:sz w:val="20"/>
        </w:rPr>
        <w:t>unmitigated</w:t>
      </w:r>
      <w:r>
        <w:rPr>
          <w:spacing w:val="-5"/>
          <w:sz w:val="20"/>
        </w:rPr>
        <w:t xml:space="preserve"> </w:t>
      </w:r>
      <w:r>
        <w:rPr>
          <w:sz w:val="20"/>
        </w:rPr>
        <w:t>data.</w:t>
      </w:r>
    </w:p>
    <w:p w14:paraId="425C0B12" w14:textId="77777777" w:rsidR="00656154" w:rsidRDefault="00CE621D">
      <w:pPr>
        <w:pStyle w:val="BodyText"/>
        <w:spacing w:before="139"/>
        <w:ind w:left="100" w:right="106"/>
      </w:pPr>
      <w:r>
        <w:t xml:space="preserve">The limits for acceptable amounts of RFI non-detections, false-positives, and data perturbations are likely to be specific to the scientific requirements of a given observation, so we will focus on </w:t>
      </w:r>
      <w:r>
        <w:rPr>
          <w:i/>
        </w:rPr>
        <w:t xml:space="preserve">how </w:t>
      </w:r>
      <w:r>
        <w:t xml:space="preserve">to measure the impact of RFI excision in ways that are reliable </w:t>
      </w:r>
      <w:r>
        <w:rPr>
          <w:i/>
        </w:rPr>
        <w:t>and replicable</w:t>
      </w:r>
      <w:r>
        <w:t>. Observers and other facilities can then</w:t>
      </w:r>
      <w:r>
        <w:rPr>
          <w:spacing w:val="-32"/>
        </w:rPr>
        <w:t xml:space="preserve"> </w:t>
      </w:r>
      <w:r>
        <w:t>choose the</w:t>
      </w:r>
      <w:r>
        <w:rPr>
          <w:spacing w:val="-5"/>
        </w:rPr>
        <w:t xml:space="preserve"> </w:t>
      </w:r>
      <w:r>
        <w:t>most</w:t>
      </w:r>
      <w:r>
        <w:rPr>
          <w:spacing w:val="-5"/>
        </w:rPr>
        <w:t xml:space="preserve"> </w:t>
      </w:r>
      <w:r>
        <w:t>appropriate</w:t>
      </w:r>
      <w:r>
        <w:rPr>
          <w:spacing w:val="-5"/>
        </w:rPr>
        <w:t xml:space="preserve"> </w:t>
      </w:r>
      <w:r>
        <w:t>procedures</w:t>
      </w:r>
      <w:r>
        <w:rPr>
          <w:spacing w:val="-5"/>
        </w:rPr>
        <w:t xml:space="preserve"> </w:t>
      </w:r>
      <w:r>
        <w:t>for</w:t>
      </w:r>
      <w:r>
        <w:rPr>
          <w:spacing w:val="-5"/>
        </w:rPr>
        <w:t xml:space="preserve"> </w:t>
      </w:r>
      <w:r>
        <w:t>applying</w:t>
      </w:r>
      <w:r>
        <w:rPr>
          <w:spacing w:val="-5"/>
        </w:rPr>
        <w:t xml:space="preserve"> </w:t>
      </w:r>
      <w:r>
        <w:t>these</w:t>
      </w:r>
      <w:r>
        <w:rPr>
          <w:spacing w:val="-5"/>
        </w:rPr>
        <w:t xml:space="preserve"> </w:t>
      </w:r>
      <w:r>
        <w:t>algorithms</w:t>
      </w:r>
      <w:r>
        <w:rPr>
          <w:spacing w:val="-5"/>
        </w:rPr>
        <w:t xml:space="preserve"> </w:t>
      </w:r>
      <w:r>
        <w:t>as</w:t>
      </w:r>
      <w:r>
        <w:rPr>
          <w:spacing w:val="-5"/>
        </w:rPr>
        <w:t xml:space="preserve"> </w:t>
      </w:r>
      <w:r>
        <w:t>needed.</w:t>
      </w:r>
    </w:p>
    <w:p w14:paraId="602183E2" w14:textId="77777777" w:rsidR="00656154" w:rsidRDefault="00CE621D">
      <w:pPr>
        <w:spacing w:before="85" w:line="240" w:lineRule="exact"/>
        <w:ind w:left="100" w:right="106"/>
        <w:jc w:val="both"/>
        <w:rPr>
          <w:i/>
          <w:sz w:val="20"/>
        </w:rPr>
      </w:pPr>
      <w:r>
        <w:rPr>
          <w:spacing w:val="-5"/>
          <w:sz w:val="20"/>
        </w:rPr>
        <w:t>Test</w:t>
      </w:r>
      <w:r>
        <w:rPr>
          <w:spacing w:val="-10"/>
          <w:sz w:val="20"/>
        </w:rPr>
        <w:t xml:space="preserve"> </w:t>
      </w:r>
      <w:r>
        <w:rPr>
          <w:sz w:val="20"/>
        </w:rPr>
        <w:t>procedures</w:t>
      </w:r>
      <w:r>
        <w:rPr>
          <w:spacing w:val="-10"/>
          <w:sz w:val="20"/>
        </w:rPr>
        <w:t xml:space="preserve"> </w:t>
      </w:r>
      <w:r>
        <w:rPr>
          <w:sz w:val="20"/>
        </w:rPr>
        <w:t>and</w:t>
      </w:r>
      <w:r>
        <w:rPr>
          <w:spacing w:val="-10"/>
          <w:sz w:val="20"/>
        </w:rPr>
        <w:t xml:space="preserve"> </w:t>
      </w:r>
      <w:r>
        <w:rPr>
          <w:sz w:val="20"/>
        </w:rPr>
        <w:t>data</w:t>
      </w:r>
      <w:r>
        <w:rPr>
          <w:spacing w:val="-10"/>
          <w:sz w:val="20"/>
        </w:rPr>
        <w:t xml:space="preserve"> </w:t>
      </w:r>
      <w:r>
        <w:rPr>
          <w:sz w:val="20"/>
        </w:rPr>
        <w:t>sets</w:t>
      </w:r>
      <w:r>
        <w:rPr>
          <w:spacing w:val="-10"/>
          <w:sz w:val="20"/>
        </w:rPr>
        <w:t xml:space="preserve"> </w:t>
      </w:r>
      <w:r>
        <w:rPr>
          <w:sz w:val="20"/>
        </w:rPr>
        <w:t>will</w:t>
      </w:r>
      <w:r>
        <w:rPr>
          <w:spacing w:val="-10"/>
          <w:sz w:val="20"/>
        </w:rPr>
        <w:t xml:space="preserve"> </w:t>
      </w:r>
      <w:r>
        <w:rPr>
          <w:sz w:val="20"/>
        </w:rPr>
        <w:t>be</w:t>
      </w:r>
      <w:r>
        <w:rPr>
          <w:spacing w:val="-10"/>
          <w:sz w:val="20"/>
        </w:rPr>
        <w:t xml:space="preserve"> </w:t>
      </w:r>
      <w:r>
        <w:rPr>
          <w:sz w:val="20"/>
        </w:rPr>
        <w:t>developed</w:t>
      </w:r>
      <w:r>
        <w:rPr>
          <w:spacing w:val="-10"/>
          <w:sz w:val="20"/>
        </w:rPr>
        <w:t xml:space="preserve"> </w:t>
      </w:r>
      <w:r>
        <w:rPr>
          <w:sz w:val="20"/>
        </w:rPr>
        <w:t>openly</w:t>
      </w:r>
      <w:r>
        <w:rPr>
          <w:spacing w:val="-10"/>
          <w:sz w:val="20"/>
        </w:rPr>
        <w:t xml:space="preserve"> </w:t>
      </w:r>
      <w:r>
        <w:rPr>
          <w:sz w:val="20"/>
        </w:rPr>
        <w:t>and</w:t>
      </w:r>
      <w:r>
        <w:rPr>
          <w:spacing w:val="-10"/>
          <w:sz w:val="20"/>
        </w:rPr>
        <w:t xml:space="preserve"> </w:t>
      </w:r>
      <w:r>
        <w:rPr>
          <w:sz w:val="20"/>
        </w:rPr>
        <w:t>collaboratively,</w:t>
      </w:r>
      <w:r>
        <w:rPr>
          <w:spacing w:val="-9"/>
          <w:sz w:val="20"/>
        </w:rPr>
        <w:t xml:space="preserve"> </w:t>
      </w:r>
      <w:r>
        <w:rPr>
          <w:sz w:val="20"/>
        </w:rPr>
        <w:t>allowing</w:t>
      </w:r>
      <w:r>
        <w:rPr>
          <w:spacing w:val="-10"/>
          <w:sz w:val="20"/>
        </w:rPr>
        <w:t xml:space="preserve"> </w:t>
      </w:r>
      <w:r>
        <w:rPr>
          <w:sz w:val="20"/>
        </w:rPr>
        <w:t>for</w:t>
      </w:r>
      <w:r>
        <w:rPr>
          <w:spacing w:val="-10"/>
          <w:sz w:val="20"/>
        </w:rPr>
        <w:t xml:space="preserve"> </w:t>
      </w:r>
      <w:r>
        <w:rPr>
          <w:sz w:val="20"/>
        </w:rPr>
        <w:t>contributions</w:t>
      </w:r>
      <w:r>
        <w:rPr>
          <w:spacing w:val="-10"/>
          <w:sz w:val="20"/>
        </w:rPr>
        <w:t xml:space="preserve"> </w:t>
      </w:r>
      <w:r>
        <w:rPr>
          <w:sz w:val="20"/>
        </w:rPr>
        <w:t xml:space="preserve">from other researchers and observatories. </w:t>
      </w:r>
      <w:r>
        <w:rPr>
          <w:i/>
          <w:sz w:val="20"/>
        </w:rPr>
        <w:t>We will create a community-oriented, self-sustaining resource that will be vitally</w:t>
      </w:r>
      <w:r>
        <w:rPr>
          <w:i/>
          <w:spacing w:val="-12"/>
          <w:sz w:val="20"/>
        </w:rPr>
        <w:t xml:space="preserve"> </w:t>
      </w:r>
      <w:r>
        <w:rPr>
          <w:i/>
          <w:sz w:val="20"/>
        </w:rPr>
        <w:t>important</w:t>
      </w:r>
      <w:r>
        <w:rPr>
          <w:i/>
          <w:spacing w:val="-12"/>
          <w:sz w:val="20"/>
        </w:rPr>
        <w:t xml:space="preserve"> </w:t>
      </w:r>
      <w:r>
        <w:rPr>
          <w:i/>
          <w:sz w:val="20"/>
        </w:rPr>
        <w:t>for</w:t>
      </w:r>
      <w:r>
        <w:rPr>
          <w:i/>
          <w:spacing w:val="-12"/>
          <w:sz w:val="20"/>
        </w:rPr>
        <w:t xml:space="preserve"> </w:t>
      </w:r>
      <w:r>
        <w:rPr>
          <w:i/>
          <w:sz w:val="20"/>
        </w:rPr>
        <w:t>ensuring</w:t>
      </w:r>
      <w:r>
        <w:rPr>
          <w:i/>
          <w:spacing w:val="-12"/>
          <w:sz w:val="20"/>
        </w:rPr>
        <w:t xml:space="preserve"> </w:t>
      </w:r>
      <w:r>
        <w:rPr>
          <w:i/>
          <w:sz w:val="20"/>
        </w:rPr>
        <w:t>the</w:t>
      </w:r>
      <w:r>
        <w:rPr>
          <w:i/>
          <w:spacing w:val="-12"/>
          <w:sz w:val="20"/>
        </w:rPr>
        <w:t xml:space="preserve"> </w:t>
      </w:r>
      <w:r>
        <w:rPr>
          <w:i/>
          <w:sz w:val="20"/>
        </w:rPr>
        <w:t>integrity</w:t>
      </w:r>
      <w:r>
        <w:rPr>
          <w:i/>
          <w:spacing w:val="-12"/>
          <w:sz w:val="20"/>
        </w:rPr>
        <w:t xml:space="preserve"> </w:t>
      </w:r>
      <w:r>
        <w:rPr>
          <w:i/>
          <w:sz w:val="20"/>
        </w:rPr>
        <w:t>of</w:t>
      </w:r>
      <w:r>
        <w:rPr>
          <w:i/>
          <w:spacing w:val="-12"/>
          <w:sz w:val="20"/>
        </w:rPr>
        <w:t xml:space="preserve"> </w:t>
      </w:r>
      <w:r>
        <w:rPr>
          <w:i/>
          <w:sz w:val="20"/>
        </w:rPr>
        <w:t>scientific</w:t>
      </w:r>
      <w:r>
        <w:rPr>
          <w:i/>
          <w:spacing w:val="-12"/>
          <w:sz w:val="20"/>
        </w:rPr>
        <w:t xml:space="preserve"> </w:t>
      </w:r>
      <w:r>
        <w:rPr>
          <w:i/>
          <w:sz w:val="20"/>
        </w:rPr>
        <w:t>data</w:t>
      </w:r>
      <w:r>
        <w:rPr>
          <w:i/>
          <w:spacing w:val="-12"/>
          <w:sz w:val="20"/>
        </w:rPr>
        <w:t xml:space="preserve"> </w:t>
      </w:r>
      <w:r>
        <w:rPr>
          <w:i/>
          <w:sz w:val="20"/>
        </w:rPr>
        <w:t>as</w:t>
      </w:r>
      <w:r>
        <w:rPr>
          <w:i/>
          <w:spacing w:val="-12"/>
          <w:sz w:val="20"/>
        </w:rPr>
        <w:t xml:space="preserve"> </w:t>
      </w:r>
      <w:r>
        <w:rPr>
          <w:i/>
          <w:sz w:val="20"/>
        </w:rPr>
        <w:t>new</w:t>
      </w:r>
      <w:r>
        <w:rPr>
          <w:i/>
          <w:spacing w:val="-12"/>
          <w:sz w:val="20"/>
        </w:rPr>
        <w:t xml:space="preserve"> </w:t>
      </w:r>
      <w:r>
        <w:rPr>
          <w:i/>
          <w:sz w:val="20"/>
        </w:rPr>
        <w:t>instruments</w:t>
      </w:r>
      <w:r>
        <w:rPr>
          <w:i/>
          <w:spacing w:val="-12"/>
          <w:sz w:val="20"/>
        </w:rPr>
        <w:t xml:space="preserve"> </w:t>
      </w:r>
      <w:r>
        <w:rPr>
          <w:i/>
          <w:sz w:val="20"/>
        </w:rPr>
        <w:t>and</w:t>
      </w:r>
      <w:r>
        <w:rPr>
          <w:i/>
          <w:spacing w:val="-12"/>
          <w:sz w:val="20"/>
        </w:rPr>
        <w:t xml:space="preserve"> </w:t>
      </w:r>
      <w:r>
        <w:rPr>
          <w:i/>
          <w:sz w:val="20"/>
        </w:rPr>
        <w:t>telescopes</w:t>
      </w:r>
      <w:r>
        <w:rPr>
          <w:i/>
          <w:spacing w:val="-12"/>
          <w:sz w:val="20"/>
        </w:rPr>
        <w:t xml:space="preserve"> </w:t>
      </w:r>
      <w:r>
        <w:rPr>
          <w:i/>
          <w:sz w:val="20"/>
        </w:rPr>
        <w:t>are</w:t>
      </w:r>
      <w:r>
        <w:rPr>
          <w:i/>
          <w:spacing w:val="-12"/>
          <w:sz w:val="20"/>
        </w:rPr>
        <w:t xml:space="preserve"> </w:t>
      </w:r>
      <w:r>
        <w:rPr>
          <w:i/>
          <w:sz w:val="20"/>
        </w:rPr>
        <w:t>developed</w:t>
      </w:r>
      <w:r>
        <w:rPr>
          <w:i/>
          <w:spacing w:val="-12"/>
          <w:sz w:val="20"/>
        </w:rPr>
        <w:t xml:space="preserve"> </w:t>
      </w:r>
      <w:r>
        <w:rPr>
          <w:i/>
          <w:sz w:val="20"/>
        </w:rPr>
        <w:t>alongside increasing use of the radio</w:t>
      </w:r>
      <w:r>
        <w:rPr>
          <w:i/>
          <w:spacing w:val="-20"/>
          <w:sz w:val="20"/>
        </w:rPr>
        <w:t xml:space="preserve"> </w:t>
      </w:r>
      <w:r>
        <w:rPr>
          <w:i/>
          <w:sz w:val="20"/>
        </w:rPr>
        <w:t>spectrum.</w:t>
      </w:r>
    </w:p>
    <w:p w14:paraId="00CD66D9" w14:textId="77777777" w:rsidR="00656154" w:rsidRDefault="00CE621D">
      <w:pPr>
        <w:pStyle w:val="Heading3"/>
        <w:numPr>
          <w:ilvl w:val="1"/>
          <w:numId w:val="5"/>
        </w:numPr>
        <w:tabs>
          <w:tab w:val="left" w:pos="499"/>
        </w:tabs>
        <w:spacing w:before="56"/>
        <w:ind w:left="498" w:hanging="398"/>
        <w:jc w:val="both"/>
      </w:pPr>
      <w:r>
        <w:t>Active RFI</w:t>
      </w:r>
      <w:r>
        <w:rPr>
          <w:spacing w:val="-10"/>
        </w:rPr>
        <w:t xml:space="preserve"> </w:t>
      </w:r>
      <w:r>
        <w:t>Excision</w:t>
      </w:r>
    </w:p>
    <w:p w14:paraId="62EF3BF7" w14:textId="77777777" w:rsidR="00656154" w:rsidRDefault="00CE621D">
      <w:pPr>
        <w:spacing w:before="162" w:line="240" w:lineRule="exact"/>
        <w:ind w:left="100" w:right="106"/>
        <w:jc w:val="both"/>
        <w:rPr>
          <w:i/>
          <w:sz w:val="20"/>
        </w:rPr>
      </w:pPr>
      <w:r>
        <w:rPr>
          <w:i/>
          <w:sz w:val="20"/>
        </w:rPr>
        <w:t>We</w:t>
      </w:r>
      <w:r>
        <w:rPr>
          <w:i/>
          <w:spacing w:val="-6"/>
          <w:sz w:val="20"/>
        </w:rPr>
        <w:t xml:space="preserve"> </w:t>
      </w:r>
      <w:r>
        <w:rPr>
          <w:i/>
          <w:sz w:val="20"/>
        </w:rPr>
        <w:t>will</w:t>
      </w:r>
      <w:r>
        <w:rPr>
          <w:i/>
          <w:spacing w:val="-6"/>
          <w:sz w:val="20"/>
        </w:rPr>
        <w:t xml:space="preserve"> </w:t>
      </w:r>
      <w:r>
        <w:rPr>
          <w:i/>
          <w:sz w:val="20"/>
        </w:rPr>
        <w:t>implement</w:t>
      </w:r>
      <w:r>
        <w:rPr>
          <w:i/>
          <w:spacing w:val="-6"/>
          <w:sz w:val="20"/>
        </w:rPr>
        <w:t xml:space="preserve"> </w:t>
      </w:r>
      <w:r>
        <w:rPr>
          <w:i/>
          <w:sz w:val="20"/>
        </w:rPr>
        <w:t>complementary</w:t>
      </w:r>
      <w:r>
        <w:rPr>
          <w:i/>
          <w:spacing w:val="-6"/>
          <w:sz w:val="20"/>
        </w:rPr>
        <w:t xml:space="preserve"> </w:t>
      </w:r>
      <w:r>
        <w:rPr>
          <w:i/>
          <w:sz w:val="20"/>
        </w:rPr>
        <w:t>real-time</w:t>
      </w:r>
      <w:r>
        <w:rPr>
          <w:i/>
          <w:spacing w:val="-6"/>
          <w:sz w:val="20"/>
        </w:rPr>
        <w:t xml:space="preserve"> </w:t>
      </w:r>
      <w:r>
        <w:rPr>
          <w:i/>
          <w:sz w:val="20"/>
        </w:rPr>
        <w:t>techniques</w:t>
      </w:r>
      <w:r>
        <w:rPr>
          <w:i/>
          <w:spacing w:val="-6"/>
          <w:sz w:val="20"/>
        </w:rPr>
        <w:t xml:space="preserve"> </w:t>
      </w:r>
      <w:r>
        <w:rPr>
          <w:i/>
          <w:sz w:val="20"/>
        </w:rPr>
        <w:t>that</w:t>
      </w:r>
      <w:r>
        <w:rPr>
          <w:i/>
          <w:spacing w:val="-6"/>
          <w:sz w:val="20"/>
        </w:rPr>
        <w:t xml:space="preserve"> </w:t>
      </w:r>
      <w:r>
        <w:rPr>
          <w:i/>
          <w:sz w:val="20"/>
        </w:rPr>
        <w:t>can</w:t>
      </w:r>
      <w:r>
        <w:rPr>
          <w:i/>
          <w:spacing w:val="-6"/>
          <w:sz w:val="20"/>
        </w:rPr>
        <w:t xml:space="preserve"> </w:t>
      </w:r>
      <w:r>
        <w:rPr>
          <w:i/>
          <w:sz w:val="20"/>
        </w:rPr>
        <w:t>operate</w:t>
      </w:r>
      <w:r>
        <w:rPr>
          <w:i/>
          <w:spacing w:val="-6"/>
          <w:sz w:val="20"/>
        </w:rPr>
        <w:t xml:space="preserve"> </w:t>
      </w:r>
      <w:r>
        <w:rPr>
          <w:i/>
          <w:sz w:val="20"/>
        </w:rPr>
        <w:t>in</w:t>
      </w:r>
      <w:r>
        <w:rPr>
          <w:i/>
          <w:spacing w:val="-5"/>
          <w:sz w:val="20"/>
        </w:rPr>
        <w:t xml:space="preserve"> </w:t>
      </w:r>
      <w:r>
        <w:rPr>
          <w:i/>
          <w:sz w:val="20"/>
        </w:rPr>
        <w:t>series</w:t>
      </w:r>
      <w:r>
        <w:rPr>
          <w:i/>
          <w:spacing w:val="-6"/>
          <w:sz w:val="20"/>
        </w:rPr>
        <w:t xml:space="preserve"> </w:t>
      </w:r>
      <w:r>
        <w:rPr>
          <w:i/>
          <w:sz w:val="20"/>
        </w:rPr>
        <w:t>for</w:t>
      </w:r>
      <w:r>
        <w:rPr>
          <w:i/>
          <w:spacing w:val="-6"/>
          <w:sz w:val="20"/>
        </w:rPr>
        <w:t xml:space="preserve"> </w:t>
      </w:r>
      <w:r>
        <w:rPr>
          <w:i/>
          <w:sz w:val="20"/>
        </w:rPr>
        <w:t>actively</w:t>
      </w:r>
      <w:r>
        <w:rPr>
          <w:i/>
          <w:spacing w:val="-6"/>
          <w:sz w:val="20"/>
        </w:rPr>
        <w:t xml:space="preserve"> </w:t>
      </w:r>
      <w:r>
        <w:rPr>
          <w:i/>
          <w:sz w:val="20"/>
        </w:rPr>
        <w:t>identifying</w:t>
      </w:r>
      <w:r>
        <w:rPr>
          <w:i/>
          <w:spacing w:val="-6"/>
          <w:sz w:val="20"/>
        </w:rPr>
        <w:t xml:space="preserve"> </w:t>
      </w:r>
      <w:r>
        <w:rPr>
          <w:i/>
          <w:sz w:val="20"/>
        </w:rPr>
        <w:t>and</w:t>
      </w:r>
      <w:r>
        <w:rPr>
          <w:i/>
          <w:spacing w:val="-6"/>
          <w:sz w:val="20"/>
        </w:rPr>
        <w:t xml:space="preserve"> </w:t>
      </w:r>
      <w:r>
        <w:rPr>
          <w:i/>
          <w:sz w:val="20"/>
        </w:rPr>
        <w:t>excising RFI.</w:t>
      </w:r>
    </w:p>
    <w:p w14:paraId="0EDC6839" w14:textId="77777777" w:rsidR="00656154" w:rsidRDefault="00CE621D">
      <w:pPr>
        <w:pStyle w:val="BodyText"/>
        <w:spacing w:before="85"/>
        <w:ind w:left="100" w:right="106"/>
      </w:pPr>
      <w:r>
        <w:t>Below</w:t>
      </w:r>
      <w:r>
        <w:rPr>
          <w:spacing w:val="-8"/>
        </w:rPr>
        <w:t xml:space="preserve"> </w:t>
      </w:r>
      <w:r>
        <w:t>we</w:t>
      </w:r>
      <w:r>
        <w:rPr>
          <w:spacing w:val="-8"/>
        </w:rPr>
        <w:t xml:space="preserve"> </w:t>
      </w:r>
      <w:r>
        <w:t>describe</w:t>
      </w:r>
      <w:r>
        <w:rPr>
          <w:spacing w:val="-8"/>
        </w:rPr>
        <w:t xml:space="preserve"> </w:t>
      </w:r>
      <w:r>
        <w:t>two</w:t>
      </w:r>
      <w:r>
        <w:rPr>
          <w:spacing w:val="-8"/>
        </w:rPr>
        <w:t xml:space="preserve"> </w:t>
      </w:r>
      <w:r>
        <w:t>techniques</w:t>
      </w:r>
      <w:r>
        <w:rPr>
          <w:spacing w:val="-8"/>
        </w:rPr>
        <w:t xml:space="preserve"> </w:t>
      </w:r>
      <w:r>
        <w:t>that</w:t>
      </w:r>
      <w:r>
        <w:rPr>
          <w:spacing w:val="-8"/>
        </w:rPr>
        <w:t xml:space="preserve"> </w:t>
      </w:r>
      <w:r>
        <w:t>can</w:t>
      </w:r>
      <w:r>
        <w:rPr>
          <w:spacing w:val="-8"/>
        </w:rPr>
        <w:t xml:space="preserve"> </w:t>
      </w:r>
      <w:r>
        <w:t>be</w:t>
      </w:r>
      <w:r>
        <w:rPr>
          <w:spacing w:val="-8"/>
        </w:rPr>
        <w:t xml:space="preserve"> </w:t>
      </w:r>
      <w:r>
        <w:t>most</w:t>
      </w:r>
      <w:r>
        <w:rPr>
          <w:spacing w:val="-8"/>
        </w:rPr>
        <w:t xml:space="preserve"> </w:t>
      </w:r>
      <w:r>
        <w:t>easily</w:t>
      </w:r>
      <w:r>
        <w:rPr>
          <w:spacing w:val="-8"/>
        </w:rPr>
        <w:t xml:space="preserve"> </w:t>
      </w:r>
      <w:r>
        <w:t>deployed</w:t>
      </w:r>
      <w:r>
        <w:rPr>
          <w:spacing w:val="-8"/>
        </w:rPr>
        <w:t xml:space="preserve"> </w:t>
      </w:r>
      <w:r>
        <w:t>as</w:t>
      </w:r>
      <w:r>
        <w:rPr>
          <w:spacing w:val="-8"/>
        </w:rPr>
        <w:t xml:space="preserve"> </w:t>
      </w:r>
      <w:r>
        <w:t>part</w:t>
      </w:r>
      <w:r>
        <w:rPr>
          <w:spacing w:val="-8"/>
        </w:rPr>
        <w:t xml:space="preserve"> </w:t>
      </w:r>
      <w:r>
        <w:t>of</w:t>
      </w:r>
      <w:r>
        <w:rPr>
          <w:spacing w:val="-8"/>
        </w:rPr>
        <w:t xml:space="preserve"> </w:t>
      </w:r>
      <w:r>
        <w:t>this</w:t>
      </w:r>
      <w:r>
        <w:rPr>
          <w:spacing w:val="-8"/>
        </w:rPr>
        <w:t xml:space="preserve"> </w:t>
      </w:r>
      <w:r>
        <w:t>project.</w:t>
      </w:r>
      <w:r>
        <w:rPr>
          <w:spacing w:val="7"/>
        </w:rPr>
        <w:t xml:space="preserve"> </w:t>
      </w:r>
      <w:r>
        <w:t>Other</w:t>
      </w:r>
      <w:r>
        <w:rPr>
          <w:spacing w:val="-8"/>
        </w:rPr>
        <w:t xml:space="preserve"> </w:t>
      </w:r>
      <w:r>
        <w:t>techniques will explored as</w:t>
      </w:r>
      <w:r>
        <w:rPr>
          <w:spacing w:val="-21"/>
        </w:rPr>
        <w:t xml:space="preserve"> </w:t>
      </w:r>
      <w:r>
        <w:t>appropriate.</w:t>
      </w:r>
    </w:p>
    <w:p w14:paraId="38970A74" w14:textId="77777777" w:rsidR="00656154" w:rsidRDefault="00CE621D">
      <w:pPr>
        <w:spacing w:before="85" w:line="244" w:lineRule="exact"/>
        <w:ind w:left="100"/>
        <w:jc w:val="both"/>
        <w:rPr>
          <w:sz w:val="20"/>
        </w:rPr>
      </w:pPr>
      <w:r>
        <w:rPr>
          <w:b/>
          <w:w w:val="99"/>
          <w:sz w:val="20"/>
        </w:rPr>
        <w:t>Robust</w:t>
      </w:r>
      <w:r>
        <w:rPr>
          <w:b/>
          <w:spacing w:val="9"/>
          <w:sz w:val="20"/>
        </w:rPr>
        <w:t xml:space="preserve"> </w:t>
      </w:r>
      <w:r>
        <w:rPr>
          <w:b/>
          <w:w w:val="99"/>
          <w:sz w:val="20"/>
        </w:rPr>
        <w:t>Recursive</w:t>
      </w:r>
      <w:r>
        <w:rPr>
          <w:b/>
          <w:spacing w:val="9"/>
          <w:sz w:val="20"/>
        </w:rPr>
        <w:t xml:space="preserve"> </w:t>
      </w:r>
      <w:r>
        <w:rPr>
          <w:b/>
          <w:w w:val="99"/>
          <w:sz w:val="20"/>
        </w:rPr>
        <w:t>Power</w:t>
      </w:r>
      <w:r>
        <w:rPr>
          <w:b/>
          <w:spacing w:val="9"/>
          <w:sz w:val="20"/>
        </w:rPr>
        <w:t xml:space="preserve"> </w:t>
      </w:r>
      <w:r>
        <w:rPr>
          <w:b/>
          <w:w w:val="99"/>
          <w:sz w:val="20"/>
        </w:rPr>
        <w:t>Estimator:</w:t>
      </w:r>
      <w:r>
        <w:rPr>
          <w:b/>
          <w:sz w:val="20"/>
        </w:rPr>
        <w:t xml:space="preserve">  </w:t>
      </w:r>
      <w:r>
        <w:rPr>
          <w:b/>
          <w:spacing w:val="12"/>
          <w:sz w:val="20"/>
        </w:rPr>
        <w:t xml:space="preserve"> </w:t>
      </w:r>
      <w:r>
        <w:rPr>
          <w:w w:val="99"/>
          <w:sz w:val="20"/>
        </w:rPr>
        <w:t>GBO</w:t>
      </w:r>
      <w:r>
        <w:rPr>
          <w:spacing w:val="9"/>
          <w:sz w:val="20"/>
        </w:rPr>
        <w:t xml:space="preserve"> </w:t>
      </w:r>
      <w:r>
        <w:rPr>
          <w:w w:val="99"/>
          <w:sz w:val="20"/>
        </w:rPr>
        <w:t>has</w:t>
      </w:r>
      <w:r>
        <w:rPr>
          <w:spacing w:val="9"/>
          <w:sz w:val="20"/>
        </w:rPr>
        <w:t xml:space="preserve"> </w:t>
      </w:r>
      <w:r>
        <w:rPr>
          <w:w w:val="99"/>
          <w:sz w:val="20"/>
        </w:rPr>
        <w:t>bui</w:t>
      </w:r>
      <w:r>
        <w:rPr>
          <w:spacing w:val="-1"/>
          <w:w w:val="99"/>
          <w:sz w:val="20"/>
        </w:rPr>
        <w:t>l</w:t>
      </w:r>
      <w:r>
        <w:rPr>
          <w:w w:val="99"/>
          <w:sz w:val="20"/>
        </w:rPr>
        <w:t>t</w:t>
      </w:r>
      <w:r>
        <w:rPr>
          <w:spacing w:val="9"/>
          <w:sz w:val="20"/>
        </w:rPr>
        <w:t xml:space="preserve"> </w:t>
      </w:r>
      <w:r>
        <w:rPr>
          <w:w w:val="99"/>
          <w:sz w:val="20"/>
        </w:rPr>
        <w:t>upon</w:t>
      </w:r>
      <w:r>
        <w:rPr>
          <w:spacing w:val="9"/>
          <w:sz w:val="20"/>
        </w:rPr>
        <w:t xml:space="preserve"> </w:t>
      </w:r>
      <w:r>
        <w:rPr>
          <w:w w:val="99"/>
          <w:sz w:val="20"/>
        </w:rPr>
        <w:t>work</w:t>
      </w:r>
      <w:r>
        <w:rPr>
          <w:spacing w:val="9"/>
          <w:sz w:val="20"/>
        </w:rPr>
        <w:t xml:space="preserve"> </w:t>
      </w:r>
      <w:r>
        <w:rPr>
          <w:w w:val="99"/>
          <w:sz w:val="20"/>
        </w:rPr>
        <w:t>started</w:t>
      </w:r>
      <w:r>
        <w:rPr>
          <w:spacing w:val="9"/>
          <w:sz w:val="20"/>
        </w:rPr>
        <w:t xml:space="preserve"> </w:t>
      </w:r>
      <w:r>
        <w:rPr>
          <w:w w:val="99"/>
          <w:sz w:val="20"/>
        </w:rPr>
        <w:t>at</w:t>
      </w:r>
      <w:r>
        <w:rPr>
          <w:spacing w:val="9"/>
          <w:sz w:val="20"/>
        </w:rPr>
        <w:t xml:space="preserve"> </w:t>
      </w:r>
      <w:r>
        <w:rPr>
          <w:w w:val="99"/>
          <w:sz w:val="20"/>
        </w:rPr>
        <w:t>the</w:t>
      </w:r>
      <w:r>
        <w:rPr>
          <w:spacing w:val="9"/>
          <w:sz w:val="20"/>
        </w:rPr>
        <w:t xml:space="preserve"> </w:t>
      </w:r>
      <w:r>
        <w:rPr>
          <w:w w:val="99"/>
          <w:sz w:val="20"/>
        </w:rPr>
        <w:t>Nan</w:t>
      </w:r>
      <w:r>
        <w:rPr>
          <w:spacing w:val="-78"/>
          <w:w w:val="99"/>
          <w:sz w:val="20"/>
        </w:rPr>
        <w:t>c</w:t>
      </w:r>
      <w:r>
        <w:rPr>
          <w:spacing w:val="10"/>
          <w:w w:val="99"/>
          <w:sz w:val="20"/>
        </w:rPr>
        <w:t>¸</w:t>
      </w:r>
      <w:r>
        <w:rPr>
          <w:w w:val="99"/>
          <w:sz w:val="20"/>
        </w:rPr>
        <w:t>ay</w:t>
      </w:r>
      <w:r>
        <w:rPr>
          <w:spacing w:val="9"/>
          <w:sz w:val="20"/>
        </w:rPr>
        <w:t xml:space="preserve"> </w:t>
      </w:r>
      <w:r>
        <w:rPr>
          <w:w w:val="99"/>
          <w:sz w:val="20"/>
        </w:rPr>
        <w:t>Radio</w:t>
      </w:r>
      <w:r>
        <w:rPr>
          <w:spacing w:val="9"/>
          <w:sz w:val="20"/>
        </w:rPr>
        <w:t xml:space="preserve"> </w:t>
      </w:r>
      <w:r>
        <w:rPr>
          <w:w w:val="99"/>
          <w:sz w:val="20"/>
        </w:rPr>
        <w:t>Observatory</w:t>
      </w:r>
    </w:p>
    <w:p w14:paraId="1578E361" w14:textId="77777777" w:rsidR="00656154" w:rsidRDefault="00CE621D">
      <w:pPr>
        <w:spacing w:line="232" w:lineRule="auto"/>
        <w:ind w:left="100" w:right="106"/>
        <w:jc w:val="both"/>
        <w:rPr>
          <w:sz w:val="20"/>
        </w:rPr>
      </w:pPr>
      <w:r>
        <w:rPr>
          <w:sz w:val="20"/>
        </w:rPr>
        <w:t>[11] that detects and excises interference from ground-based RADAR sources, and which should be appli- cable</w:t>
      </w:r>
      <w:r>
        <w:rPr>
          <w:spacing w:val="-3"/>
          <w:sz w:val="20"/>
        </w:rPr>
        <w:t xml:space="preserve"> </w:t>
      </w:r>
      <w:r>
        <w:rPr>
          <w:sz w:val="20"/>
        </w:rPr>
        <w:t>to</w:t>
      </w:r>
      <w:r>
        <w:rPr>
          <w:spacing w:val="-3"/>
          <w:sz w:val="20"/>
        </w:rPr>
        <w:t xml:space="preserve"> </w:t>
      </w:r>
      <w:r>
        <w:rPr>
          <w:sz w:val="20"/>
        </w:rPr>
        <w:t>other</w:t>
      </w:r>
      <w:r>
        <w:rPr>
          <w:spacing w:val="-3"/>
          <w:sz w:val="20"/>
        </w:rPr>
        <w:t xml:space="preserve"> </w:t>
      </w:r>
      <w:r>
        <w:rPr>
          <w:sz w:val="20"/>
        </w:rPr>
        <w:t>impulsive</w:t>
      </w:r>
      <w:r>
        <w:rPr>
          <w:spacing w:val="-3"/>
          <w:sz w:val="20"/>
        </w:rPr>
        <w:t xml:space="preserve"> </w:t>
      </w:r>
      <w:r>
        <w:rPr>
          <w:sz w:val="20"/>
        </w:rPr>
        <w:t>sources</w:t>
      </w:r>
      <w:r>
        <w:rPr>
          <w:spacing w:val="-3"/>
          <w:sz w:val="20"/>
        </w:rPr>
        <w:t xml:space="preserve"> </w:t>
      </w:r>
      <w:r>
        <w:rPr>
          <w:sz w:val="20"/>
        </w:rPr>
        <w:t>of</w:t>
      </w:r>
      <w:r>
        <w:rPr>
          <w:spacing w:val="-3"/>
          <w:sz w:val="20"/>
        </w:rPr>
        <w:t xml:space="preserve"> </w:t>
      </w:r>
      <w:r>
        <w:rPr>
          <w:sz w:val="20"/>
        </w:rPr>
        <w:t>RFI.</w:t>
      </w:r>
      <w:r>
        <w:rPr>
          <w:spacing w:val="-3"/>
          <w:sz w:val="20"/>
        </w:rPr>
        <w:t xml:space="preserve"> </w:t>
      </w:r>
      <w:r>
        <w:rPr>
          <w:sz w:val="20"/>
        </w:rPr>
        <w:t>It</w:t>
      </w:r>
      <w:r>
        <w:rPr>
          <w:spacing w:val="-3"/>
          <w:sz w:val="20"/>
        </w:rPr>
        <w:t xml:space="preserve"> </w:t>
      </w:r>
      <w:r>
        <w:rPr>
          <w:sz w:val="20"/>
        </w:rPr>
        <w:t>functions</w:t>
      </w:r>
      <w:r>
        <w:rPr>
          <w:spacing w:val="-3"/>
          <w:sz w:val="20"/>
        </w:rPr>
        <w:t xml:space="preserve"> </w:t>
      </w:r>
      <w:r>
        <w:rPr>
          <w:sz w:val="20"/>
        </w:rPr>
        <w:t>by</w:t>
      </w:r>
      <w:r>
        <w:rPr>
          <w:spacing w:val="-3"/>
          <w:sz w:val="20"/>
        </w:rPr>
        <w:t xml:space="preserve"> </w:t>
      </w:r>
      <w:r>
        <w:rPr>
          <w:sz w:val="20"/>
        </w:rPr>
        <w:t>measuring</w:t>
      </w:r>
      <w:r>
        <w:rPr>
          <w:spacing w:val="-3"/>
          <w:sz w:val="20"/>
        </w:rPr>
        <w:t xml:space="preserve"> </w:t>
      </w:r>
      <w:r>
        <w:rPr>
          <w:sz w:val="20"/>
        </w:rPr>
        <w:t>the</w:t>
      </w:r>
      <w:r>
        <w:rPr>
          <w:spacing w:val="-3"/>
          <w:sz w:val="20"/>
        </w:rPr>
        <w:t xml:space="preserve"> </w:t>
      </w:r>
      <w:r>
        <w:rPr>
          <w:sz w:val="20"/>
        </w:rPr>
        <w:t>frequency-domain</w:t>
      </w:r>
      <w:r>
        <w:rPr>
          <w:spacing w:val="-3"/>
          <w:sz w:val="20"/>
        </w:rPr>
        <w:t xml:space="preserve"> </w:t>
      </w:r>
      <w:r>
        <w:rPr>
          <w:sz w:val="20"/>
        </w:rPr>
        <w:t>mean</w:t>
      </w:r>
      <w:r>
        <w:rPr>
          <w:spacing w:val="-3"/>
          <w:sz w:val="20"/>
        </w:rPr>
        <w:t xml:space="preserve"> </w:t>
      </w:r>
      <w:r>
        <w:rPr>
          <w:sz w:val="20"/>
        </w:rPr>
        <w:t>power</w:t>
      </w:r>
      <w:r>
        <w:rPr>
          <w:spacing w:val="-3"/>
          <w:sz w:val="20"/>
        </w:rPr>
        <w:t xml:space="preserve"> </w:t>
      </w:r>
      <w:r>
        <w:rPr>
          <w:sz w:val="20"/>
        </w:rPr>
        <w:t xml:space="preserve">level and flags or replaces sets of samples that exceed a given threshold for a given amount of time. </w:t>
      </w:r>
      <w:r>
        <w:rPr>
          <w:i/>
          <w:sz w:val="20"/>
        </w:rPr>
        <w:t xml:space="preserve">Members of our team have now implemented this functionality in ROACH-based firmware, and have successfully conducted ini- tial validation of its efficacy on multiple back-end systems currently being used at GBO. </w:t>
      </w:r>
      <w:r>
        <w:rPr>
          <w:i/>
          <w:spacing w:val="-12"/>
          <w:sz w:val="20"/>
        </w:rPr>
        <w:t xml:space="preserve">To </w:t>
      </w:r>
      <w:r>
        <w:rPr>
          <w:i/>
          <w:sz w:val="20"/>
        </w:rPr>
        <w:t>the best of our</w:t>
      </w:r>
      <w:r>
        <w:rPr>
          <w:i/>
          <w:spacing w:val="-28"/>
          <w:sz w:val="20"/>
        </w:rPr>
        <w:t xml:space="preserve"> </w:t>
      </w:r>
      <w:r>
        <w:rPr>
          <w:i/>
          <w:sz w:val="20"/>
        </w:rPr>
        <w:t xml:space="preserve">knowledge, GBO currently possesses the only CASPER-implemented real-time RFI-excision enabled back-end systems. </w:t>
      </w:r>
      <w:r>
        <w:rPr>
          <w:spacing w:val="-10"/>
          <w:sz w:val="20"/>
        </w:rPr>
        <w:t xml:space="preserve">We </w:t>
      </w:r>
      <w:r>
        <w:rPr>
          <w:sz w:val="20"/>
        </w:rPr>
        <w:t>will generalize</w:t>
      </w:r>
      <w:r>
        <w:rPr>
          <w:spacing w:val="-3"/>
          <w:sz w:val="20"/>
        </w:rPr>
        <w:t xml:space="preserve"> </w:t>
      </w:r>
      <w:r>
        <w:rPr>
          <w:sz w:val="20"/>
        </w:rPr>
        <w:t>this</w:t>
      </w:r>
      <w:r>
        <w:rPr>
          <w:spacing w:val="-3"/>
          <w:sz w:val="20"/>
        </w:rPr>
        <w:t xml:space="preserve"> </w:t>
      </w:r>
      <w:r>
        <w:rPr>
          <w:sz w:val="20"/>
        </w:rPr>
        <w:t>method</w:t>
      </w:r>
      <w:r>
        <w:rPr>
          <w:spacing w:val="-3"/>
          <w:sz w:val="20"/>
        </w:rPr>
        <w:t xml:space="preserve"> </w:t>
      </w:r>
      <w:r>
        <w:rPr>
          <w:sz w:val="20"/>
        </w:rPr>
        <w:t>to</w:t>
      </w:r>
      <w:r>
        <w:rPr>
          <w:spacing w:val="-3"/>
          <w:sz w:val="20"/>
        </w:rPr>
        <w:t xml:space="preserve"> </w:t>
      </w:r>
      <w:r>
        <w:rPr>
          <w:sz w:val="20"/>
        </w:rPr>
        <w:t>other</w:t>
      </w:r>
      <w:r>
        <w:rPr>
          <w:spacing w:val="-3"/>
          <w:sz w:val="20"/>
        </w:rPr>
        <w:t xml:space="preserve"> </w:t>
      </w:r>
      <w:r>
        <w:rPr>
          <w:sz w:val="20"/>
        </w:rPr>
        <w:t>sources</w:t>
      </w:r>
      <w:r>
        <w:rPr>
          <w:spacing w:val="-3"/>
          <w:sz w:val="20"/>
        </w:rPr>
        <w:t xml:space="preserve"> </w:t>
      </w:r>
      <w:r>
        <w:rPr>
          <w:sz w:val="20"/>
        </w:rPr>
        <w:t>of</w:t>
      </w:r>
      <w:r>
        <w:rPr>
          <w:spacing w:val="-3"/>
          <w:sz w:val="20"/>
        </w:rPr>
        <w:t xml:space="preserve"> </w:t>
      </w:r>
      <w:r>
        <w:rPr>
          <w:sz w:val="20"/>
        </w:rPr>
        <w:t>RFI</w:t>
      </w:r>
      <w:r>
        <w:rPr>
          <w:spacing w:val="-3"/>
          <w:sz w:val="20"/>
        </w:rPr>
        <w:t xml:space="preserve"> </w:t>
      </w:r>
      <w:r>
        <w:rPr>
          <w:sz w:val="20"/>
        </w:rPr>
        <w:t>and</w:t>
      </w:r>
      <w:r>
        <w:rPr>
          <w:spacing w:val="-3"/>
          <w:sz w:val="20"/>
        </w:rPr>
        <w:t xml:space="preserve"> </w:t>
      </w:r>
      <w:r>
        <w:rPr>
          <w:sz w:val="20"/>
        </w:rPr>
        <w:t>deploy</w:t>
      </w:r>
      <w:r>
        <w:rPr>
          <w:spacing w:val="-3"/>
          <w:sz w:val="20"/>
        </w:rPr>
        <w:t xml:space="preserve"> </w:t>
      </w:r>
      <w:r>
        <w:rPr>
          <w:sz w:val="20"/>
        </w:rPr>
        <w:t>it</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UWB</w:t>
      </w:r>
      <w:r>
        <w:rPr>
          <w:spacing w:val="-3"/>
          <w:sz w:val="20"/>
        </w:rPr>
        <w:t xml:space="preserve"> </w:t>
      </w:r>
      <w:r>
        <w:rPr>
          <w:sz w:val="20"/>
        </w:rPr>
        <w:t>DSP</w:t>
      </w:r>
      <w:r>
        <w:rPr>
          <w:spacing w:val="-3"/>
          <w:sz w:val="20"/>
        </w:rPr>
        <w:t xml:space="preserve"> </w:t>
      </w:r>
      <w:r>
        <w:rPr>
          <w:sz w:val="20"/>
        </w:rPr>
        <w:t>system.</w:t>
      </w:r>
    </w:p>
    <w:p w14:paraId="59B7AE8B" w14:textId="77777777" w:rsidR="00656154" w:rsidRDefault="00CE621D">
      <w:pPr>
        <w:pStyle w:val="BodyText"/>
        <w:spacing w:before="78"/>
        <w:ind w:left="100" w:right="106"/>
      </w:pPr>
      <w:r>
        <w:rPr>
          <w:b/>
        </w:rPr>
        <w:t xml:space="preserve">Spectral Kurtosis: </w:t>
      </w:r>
      <w:r>
        <w:t>Initially conceived as a robust statistical RFI detector [30, 31], the simple sum/sum- squared algorithm lends itself naturally to implementation in FPGAs. As kurtosis measurements are more affected by a few, extreme outliers rather than many, moderate outliers, we can assume that any high- kurtosis samples (above user-adjustable thresholds) are contaminated with RFI and mitigate them.</w:t>
      </w:r>
    </w:p>
    <w:p w14:paraId="76AFEE13" w14:textId="77777777" w:rsidR="00656154" w:rsidRDefault="00CE621D">
      <w:pPr>
        <w:spacing w:before="85" w:line="240" w:lineRule="exact"/>
        <w:ind w:left="100" w:right="106"/>
        <w:jc w:val="both"/>
        <w:rPr>
          <w:sz w:val="20"/>
        </w:rPr>
      </w:pPr>
      <w:r>
        <w:rPr>
          <w:sz w:val="20"/>
        </w:rPr>
        <w:t>Over</w:t>
      </w:r>
      <w:r>
        <w:rPr>
          <w:spacing w:val="-12"/>
          <w:sz w:val="20"/>
        </w:rPr>
        <w:t xml:space="preserve"> </w:t>
      </w:r>
      <w:r>
        <w:rPr>
          <w:sz w:val="20"/>
        </w:rPr>
        <w:t>the</w:t>
      </w:r>
      <w:r>
        <w:rPr>
          <w:spacing w:val="-12"/>
          <w:sz w:val="20"/>
        </w:rPr>
        <w:t xml:space="preserve"> </w:t>
      </w:r>
      <w:r>
        <w:rPr>
          <w:sz w:val="20"/>
        </w:rPr>
        <w:t>past</w:t>
      </w:r>
      <w:r>
        <w:rPr>
          <w:spacing w:val="-12"/>
          <w:sz w:val="20"/>
        </w:rPr>
        <w:t xml:space="preserve"> </w:t>
      </w:r>
      <w:r>
        <w:rPr>
          <w:spacing w:val="-3"/>
          <w:sz w:val="20"/>
        </w:rPr>
        <w:t>year,</w:t>
      </w:r>
      <w:r>
        <w:rPr>
          <w:spacing w:val="-11"/>
          <w:sz w:val="20"/>
        </w:rPr>
        <w:t xml:space="preserve"> </w:t>
      </w:r>
      <w:r>
        <w:rPr>
          <w:sz w:val="20"/>
        </w:rPr>
        <w:t>a</w:t>
      </w:r>
      <w:r>
        <w:rPr>
          <w:spacing w:val="-12"/>
          <w:sz w:val="20"/>
        </w:rPr>
        <w:t xml:space="preserve"> </w:t>
      </w:r>
      <w:r>
        <w:rPr>
          <w:sz w:val="20"/>
        </w:rPr>
        <w:t>collaboration</w:t>
      </w:r>
      <w:r>
        <w:rPr>
          <w:spacing w:val="-12"/>
          <w:sz w:val="20"/>
        </w:rPr>
        <w:t xml:space="preserve"> </w:t>
      </w:r>
      <w:r>
        <w:rPr>
          <w:sz w:val="20"/>
        </w:rPr>
        <w:t>between</w:t>
      </w:r>
      <w:r>
        <w:rPr>
          <w:spacing w:val="-12"/>
          <w:sz w:val="20"/>
        </w:rPr>
        <w:t xml:space="preserve"> </w:t>
      </w:r>
      <w:r>
        <w:rPr>
          <w:sz w:val="20"/>
        </w:rPr>
        <w:t>the</w:t>
      </w:r>
      <w:r>
        <w:rPr>
          <w:spacing w:val="-12"/>
          <w:sz w:val="20"/>
        </w:rPr>
        <w:t xml:space="preserve"> </w:t>
      </w:r>
      <w:r>
        <w:rPr>
          <w:sz w:val="20"/>
        </w:rPr>
        <w:t>GBO</w:t>
      </w:r>
      <w:r>
        <w:rPr>
          <w:spacing w:val="-12"/>
          <w:sz w:val="20"/>
        </w:rPr>
        <w:t xml:space="preserve"> </w:t>
      </w:r>
      <w:r>
        <w:rPr>
          <w:sz w:val="20"/>
        </w:rPr>
        <w:t>digital</w:t>
      </w:r>
      <w:r>
        <w:rPr>
          <w:spacing w:val="-12"/>
          <w:sz w:val="20"/>
        </w:rPr>
        <w:t xml:space="preserve"> </w:t>
      </w:r>
      <w:r>
        <w:rPr>
          <w:sz w:val="20"/>
        </w:rPr>
        <w:t>engineering</w:t>
      </w:r>
      <w:r>
        <w:rPr>
          <w:spacing w:val="-12"/>
          <w:sz w:val="20"/>
        </w:rPr>
        <w:t xml:space="preserve"> </w:t>
      </w:r>
      <w:r>
        <w:rPr>
          <w:sz w:val="20"/>
        </w:rPr>
        <w:t>group</w:t>
      </w:r>
      <w:r>
        <w:rPr>
          <w:spacing w:val="-12"/>
          <w:sz w:val="20"/>
        </w:rPr>
        <w:t xml:space="preserve"> </w:t>
      </w:r>
      <w:r>
        <w:rPr>
          <w:sz w:val="20"/>
        </w:rPr>
        <w:t>and</w:t>
      </w:r>
      <w:r>
        <w:rPr>
          <w:spacing w:val="-12"/>
          <w:sz w:val="20"/>
        </w:rPr>
        <w:t xml:space="preserve"> </w:t>
      </w:r>
      <w:r>
        <w:rPr>
          <w:spacing w:val="-5"/>
          <w:sz w:val="20"/>
        </w:rPr>
        <w:t>West</w:t>
      </w:r>
      <w:r>
        <w:rPr>
          <w:spacing w:val="-12"/>
          <w:sz w:val="20"/>
        </w:rPr>
        <w:t xml:space="preserve"> </w:t>
      </w:r>
      <w:r>
        <w:rPr>
          <w:sz w:val="20"/>
        </w:rPr>
        <w:t>Virginia</w:t>
      </w:r>
      <w:r>
        <w:rPr>
          <w:spacing w:val="-12"/>
          <w:sz w:val="20"/>
        </w:rPr>
        <w:t xml:space="preserve"> </w:t>
      </w:r>
      <w:r>
        <w:rPr>
          <w:sz w:val="20"/>
        </w:rPr>
        <w:t>University Physics department have created a Python-based implementation of the generalized spectral kurtosis esti- mator [30], and its overall effectiveness has been proven (Figure 4). However, none of our extant back-end systems</w:t>
      </w:r>
      <w:r>
        <w:rPr>
          <w:spacing w:val="-5"/>
          <w:sz w:val="20"/>
        </w:rPr>
        <w:t xml:space="preserve"> </w:t>
      </w:r>
      <w:r>
        <w:rPr>
          <w:sz w:val="20"/>
        </w:rPr>
        <w:t>have</w:t>
      </w:r>
      <w:r>
        <w:rPr>
          <w:spacing w:val="-5"/>
          <w:sz w:val="20"/>
        </w:rPr>
        <w:t xml:space="preserve"> </w:t>
      </w:r>
      <w:r>
        <w:rPr>
          <w:sz w:val="20"/>
        </w:rPr>
        <w:t>enough</w:t>
      </w:r>
      <w:r>
        <w:rPr>
          <w:spacing w:val="-4"/>
          <w:sz w:val="20"/>
        </w:rPr>
        <w:t xml:space="preserve"> </w:t>
      </w:r>
      <w:r>
        <w:rPr>
          <w:sz w:val="20"/>
        </w:rPr>
        <w:t>logic/DSP</w:t>
      </w:r>
      <w:r>
        <w:rPr>
          <w:spacing w:val="-5"/>
          <w:sz w:val="20"/>
        </w:rPr>
        <w:t xml:space="preserve"> </w:t>
      </w:r>
      <w:r>
        <w:rPr>
          <w:sz w:val="20"/>
        </w:rPr>
        <w:t>cores</w:t>
      </w:r>
      <w:r>
        <w:rPr>
          <w:spacing w:val="-5"/>
          <w:sz w:val="20"/>
        </w:rPr>
        <w:t xml:space="preserve"> </w:t>
      </w:r>
      <w:r>
        <w:rPr>
          <w:sz w:val="20"/>
        </w:rPr>
        <w:t>and</w:t>
      </w:r>
      <w:r>
        <w:rPr>
          <w:spacing w:val="-5"/>
          <w:sz w:val="20"/>
        </w:rPr>
        <w:t xml:space="preserve"> </w:t>
      </w:r>
      <w:r>
        <w:rPr>
          <w:sz w:val="20"/>
        </w:rPr>
        <w:t>RAM</w:t>
      </w:r>
      <w:r>
        <w:rPr>
          <w:spacing w:val="-5"/>
          <w:sz w:val="20"/>
        </w:rPr>
        <w:t xml:space="preserve"> </w:t>
      </w:r>
      <w:r>
        <w:rPr>
          <w:sz w:val="20"/>
        </w:rPr>
        <w:t>resources</w:t>
      </w:r>
      <w:r>
        <w:rPr>
          <w:spacing w:val="-4"/>
          <w:sz w:val="20"/>
        </w:rPr>
        <w:t xml:space="preserve"> </w:t>
      </w:r>
      <w:r>
        <w:rPr>
          <w:sz w:val="20"/>
        </w:rPr>
        <w:t>available</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FPGAs</w:t>
      </w:r>
      <w:r>
        <w:rPr>
          <w:spacing w:val="-5"/>
          <w:sz w:val="20"/>
        </w:rPr>
        <w:t xml:space="preserve"> </w:t>
      </w:r>
      <w:r>
        <w:rPr>
          <w:sz w:val="20"/>
        </w:rPr>
        <w:t>to</w:t>
      </w:r>
      <w:r>
        <w:rPr>
          <w:spacing w:val="-5"/>
          <w:sz w:val="20"/>
        </w:rPr>
        <w:t xml:space="preserve"> </w:t>
      </w:r>
      <w:r>
        <w:rPr>
          <w:sz w:val="20"/>
        </w:rPr>
        <w:t>allow</w:t>
      </w:r>
      <w:r>
        <w:rPr>
          <w:spacing w:val="-4"/>
          <w:sz w:val="20"/>
        </w:rPr>
        <w:t xml:space="preserve"> </w:t>
      </w:r>
      <w:r>
        <w:rPr>
          <w:sz w:val="20"/>
        </w:rPr>
        <w:t>an</w:t>
      </w:r>
      <w:r>
        <w:rPr>
          <w:spacing w:val="-5"/>
          <w:sz w:val="20"/>
        </w:rPr>
        <w:t xml:space="preserve"> </w:t>
      </w:r>
      <w:r>
        <w:rPr>
          <w:sz w:val="20"/>
        </w:rPr>
        <w:t xml:space="preserve">implementa- tion to co-exist with existing channelization firmware. </w:t>
      </w:r>
      <w:r>
        <w:rPr>
          <w:i/>
          <w:sz w:val="20"/>
        </w:rPr>
        <w:t>The FPGAs on the VCU118 will let us create and test a real-time</w:t>
      </w:r>
      <w:r>
        <w:rPr>
          <w:i/>
          <w:spacing w:val="-4"/>
          <w:sz w:val="20"/>
        </w:rPr>
        <w:t xml:space="preserve"> </w:t>
      </w:r>
      <w:r>
        <w:rPr>
          <w:i/>
          <w:sz w:val="20"/>
        </w:rPr>
        <w:t>implementation</w:t>
      </w:r>
      <w:r>
        <w:rPr>
          <w:i/>
          <w:spacing w:val="-4"/>
          <w:sz w:val="20"/>
        </w:rPr>
        <w:t xml:space="preserve"> </w:t>
      </w:r>
      <w:r>
        <w:rPr>
          <w:i/>
          <w:sz w:val="20"/>
        </w:rPr>
        <w:t>of</w:t>
      </w:r>
      <w:r>
        <w:rPr>
          <w:i/>
          <w:spacing w:val="-4"/>
          <w:sz w:val="20"/>
        </w:rPr>
        <w:t xml:space="preserve"> </w:t>
      </w:r>
      <w:r>
        <w:rPr>
          <w:i/>
          <w:sz w:val="20"/>
        </w:rPr>
        <w:t>this</w:t>
      </w:r>
      <w:r>
        <w:rPr>
          <w:i/>
          <w:spacing w:val="-4"/>
          <w:sz w:val="20"/>
        </w:rPr>
        <w:t xml:space="preserve"> </w:t>
      </w:r>
      <w:r>
        <w:rPr>
          <w:i/>
          <w:sz w:val="20"/>
        </w:rPr>
        <w:t>method</w:t>
      </w:r>
      <w:r>
        <w:rPr>
          <w:i/>
          <w:spacing w:val="-4"/>
          <w:sz w:val="20"/>
        </w:rPr>
        <w:t xml:space="preserve"> </w:t>
      </w:r>
      <w:r>
        <w:rPr>
          <w:i/>
          <w:sz w:val="20"/>
        </w:rPr>
        <w:t>that</w:t>
      </w:r>
      <w:r>
        <w:rPr>
          <w:i/>
          <w:spacing w:val="-4"/>
          <w:sz w:val="20"/>
        </w:rPr>
        <w:t xml:space="preserve"> </w:t>
      </w:r>
      <w:r>
        <w:rPr>
          <w:i/>
          <w:sz w:val="20"/>
        </w:rPr>
        <w:t>could</w:t>
      </w:r>
      <w:r>
        <w:rPr>
          <w:i/>
          <w:spacing w:val="-4"/>
          <w:sz w:val="20"/>
        </w:rPr>
        <w:t xml:space="preserve"> </w:t>
      </w:r>
      <w:r>
        <w:rPr>
          <w:i/>
          <w:sz w:val="20"/>
        </w:rPr>
        <w:t>then</w:t>
      </w:r>
      <w:r>
        <w:rPr>
          <w:i/>
          <w:spacing w:val="-4"/>
          <w:sz w:val="20"/>
        </w:rPr>
        <w:t xml:space="preserve"> </w:t>
      </w:r>
      <w:r>
        <w:rPr>
          <w:i/>
          <w:sz w:val="20"/>
        </w:rPr>
        <w:t>be</w:t>
      </w:r>
      <w:r>
        <w:rPr>
          <w:i/>
          <w:spacing w:val="-4"/>
          <w:sz w:val="20"/>
        </w:rPr>
        <w:t xml:space="preserve"> </w:t>
      </w:r>
      <w:r>
        <w:rPr>
          <w:i/>
          <w:sz w:val="20"/>
        </w:rPr>
        <w:t>shared</w:t>
      </w:r>
      <w:r>
        <w:rPr>
          <w:i/>
          <w:spacing w:val="-4"/>
          <w:sz w:val="20"/>
        </w:rPr>
        <w:t xml:space="preserve"> </w:t>
      </w:r>
      <w:r>
        <w:rPr>
          <w:i/>
          <w:sz w:val="20"/>
        </w:rPr>
        <w:t>with</w:t>
      </w:r>
      <w:r>
        <w:rPr>
          <w:i/>
          <w:spacing w:val="-4"/>
          <w:sz w:val="20"/>
        </w:rPr>
        <w:t xml:space="preserve"> </w:t>
      </w:r>
      <w:r>
        <w:rPr>
          <w:i/>
          <w:sz w:val="20"/>
        </w:rPr>
        <w:t>the</w:t>
      </w:r>
      <w:r>
        <w:rPr>
          <w:i/>
          <w:spacing w:val="-4"/>
          <w:sz w:val="20"/>
        </w:rPr>
        <w:t xml:space="preserve"> </w:t>
      </w:r>
      <w:r>
        <w:rPr>
          <w:i/>
          <w:sz w:val="20"/>
        </w:rPr>
        <w:t>wider</w:t>
      </w:r>
      <w:r>
        <w:rPr>
          <w:i/>
          <w:spacing w:val="-4"/>
          <w:sz w:val="20"/>
        </w:rPr>
        <w:t xml:space="preserve"> </w:t>
      </w:r>
      <w:r>
        <w:rPr>
          <w:i/>
          <w:sz w:val="20"/>
        </w:rPr>
        <w:t>community</w:t>
      </w:r>
      <w:r>
        <w:rPr>
          <w:sz w:val="20"/>
        </w:rPr>
        <w:t>.</w:t>
      </w:r>
    </w:p>
    <w:p w14:paraId="564D381A" w14:textId="77777777" w:rsidR="00656154" w:rsidRDefault="00656154">
      <w:pPr>
        <w:spacing w:line="240" w:lineRule="exact"/>
        <w:jc w:val="both"/>
        <w:rPr>
          <w:sz w:val="20"/>
        </w:rPr>
        <w:sectPr w:rsidR="00656154">
          <w:footerReference w:type="default" r:id="rId18"/>
          <w:pgSz w:w="12240" w:h="15840"/>
          <w:pgMar w:top="1340" w:right="1280" w:bottom="960" w:left="1340" w:header="0" w:footer="779" w:gutter="0"/>
          <w:pgNumType w:start="9"/>
          <w:cols w:space="720"/>
        </w:sectPr>
      </w:pPr>
    </w:p>
    <w:p w14:paraId="6B6E182E" w14:textId="77777777" w:rsidR="00656154" w:rsidRDefault="00CE621D">
      <w:pPr>
        <w:pStyle w:val="BodyText"/>
        <w:spacing w:line="240" w:lineRule="auto"/>
        <w:ind w:left="2452"/>
        <w:jc w:val="left"/>
      </w:pPr>
      <w:r>
        <w:rPr>
          <w:noProof/>
        </w:rPr>
        <w:lastRenderedPageBreak/>
        <w:drawing>
          <wp:inline distT="0" distB="0" distL="0" distR="0" wp14:anchorId="14602B3C" wp14:editId="49D42933">
            <wp:extent cx="2983230" cy="1789937"/>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2983230" cy="1789937"/>
                    </a:xfrm>
                    <a:prstGeom prst="rect">
                      <a:avLst/>
                    </a:prstGeom>
                  </pic:spPr>
                </pic:pic>
              </a:graphicData>
            </a:graphic>
          </wp:inline>
        </w:drawing>
      </w:r>
    </w:p>
    <w:p w14:paraId="79A29BA3" w14:textId="77777777" w:rsidR="00656154" w:rsidRDefault="00656154">
      <w:pPr>
        <w:pStyle w:val="BodyText"/>
        <w:spacing w:before="5" w:line="240" w:lineRule="auto"/>
        <w:jc w:val="left"/>
        <w:rPr>
          <w:sz w:val="12"/>
        </w:rPr>
      </w:pPr>
    </w:p>
    <w:p w14:paraId="6E39B107" w14:textId="77777777" w:rsidR="00656154" w:rsidRDefault="00CE621D">
      <w:pPr>
        <w:pStyle w:val="BodyText"/>
        <w:spacing w:before="96"/>
        <w:ind w:left="100" w:right="106"/>
      </w:pPr>
      <w:r>
        <w:t>Figure 4: Pre- and post-mitigation data demonstrating the efficacy of our spectral kurtosis excision algo- rithm. Test data are from archived raw-voltage pulsar observations.</w:t>
      </w:r>
    </w:p>
    <w:p w14:paraId="36493A47" w14:textId="77777777" w:rsidR="00656154" w:rsidRDefault="00656154">
      <w:pPr>
        <w:pStyle w:val="BodyText"/>
        <w:spacing w:before="1" w:line="240" w:lineRule="auto"/>
        <w:jc w:val="left"/>
        <w:rPr>
          <w:sz w:val="25"/>
        </w:rPr>
      </w:pPr>
    </w:p>
    <w:p w14:paraId="324D7C74" w14:textId="77777777" w:rsidR="00656154" w:rsidRDefault="00CE621D">
      <w:pPr>
        <w:pStyle w:val="Heading1"/>
      </w:pPr>
      <w:r>
        <w:t>III     Broader Impacts</w:t>
      </w:r>
    </w:p>
    <w:p w14:paraId="61AC2CA1" w14:textId="77777777" w:rsidR="00656154" w:rsidRDefault="00CE621D">
      <w:pPr>
        <w:pStyle w:val="Heading2"/>
        <w:numPr>
          <w:ilvl w:val="0"/>
          <w:numId w:val="4"/>
        </w:numPr>
        <w:tabs>
          <w:tab w:val="left" w:pos="526"/>
        </w:tabs>
        <w:spacing w:before="130"/>
        <w:ind w:hanging="425"/>
        <w:jc w:val="both"/>
      </w:pPr>
      <w:r>
        <w:t>Commitment to the</w:t>
      </w:r>
      <w:r>
        <w:rPr>
          <w:spacing w:val="-14"/>
        </w:rPr>
        <w:t xml:space="preserve"> </w:t>
      </w:r>
      <w:r>
        <w:t>Public</w:t>
      </w:r>
    </w:p>
    <w:p w14:paraId="25390910" w14:textId="77777777" w:rsidR="00656154" w:rsidRDefault="00CE621D">
      <w:pPr>
        <w:pStyle w:val="BodyText"/>
        <w:spacing w:before="135"/>
        <w:ind w:left="100" w:right="106"/>
      </w:pPr>
      <w:r>
        <w:t>All</w:t>
      </w:r>
      <w:r>
        <w:rPr>
          <w:spacing w:val="-11"/>
        </w:rPr>
        <w:t xml:space="preserve"> </w:t>
      </w:r>
      <w:r>
        <w:t>of</w:t>
      </w:r>
      <w:r>
        <w:rPr>
          <w:spacing w:val="-11"/>
        </w:rPr>
        <w:t xml:space="preserve"> </w:t>
      </w:r>
      <w:r>
        <w:t>the</w:t>
      </w:r>
      <w:r>
        <w:rPr>
          <w:spacing w:val="-11"/>
        </w:rPr>
        <w:t xml:space="preserve"> </w:t>
      </w:r>
      <w:r>
        <w:t>hardware</w:t>
      </w:r>
      <w:r>
        <w:rPr>
          <w:spacing w:val="-11"/>
        </w:rPr>
        <w:t xml:space="preserve"> </w:t>
      </w:r>
      <w:r>
        <w:t>designs,</w:t>
      </w:r>
      <w:r>
        <w:rPr>
          <w:spacing w:val="-10"/>
        </w:rPr>
        <w:t xml:space="preserve"> </w:t>
      </w:r>
      <w:r>
        <w:t>firmware,</w:t>
      </w:r>
      <w:r>
        <w:rPr>
          <w:spacing w:val="-10"/>
        </w:rPr>
        <w:t xml:space="preserve"> </w:t>
      </w:r>
      <w:r>
        <w:t>and</w:t>
      </w:r>
      <w:r>
        <w:rPr>
          <w:spacing w:val="-11"/>
        </w:rPr>
        <w:t xml:space="preserve"> </w:t>
      </w:r>
      <w:r>
        <w:t>software</w:t>
      </w:r>
      <w:r>
        <w:rPr>
          <w:spacing w:val="-11"/>
        </w:rPr>
        <w:t xml:space="preserve"> </w:t>
      </w:r>
      <w:r>
        <w:t>produced</w:t>
      </w:r>
      <w:r>
        <w:rPr>
          <w:spacing w:val="-11"/>
        </w:rPr>
        <w:t xml:space="preserve"> </w:t>
      </w:r>
      <w:r>
        <w:t>in</w:t>
      </w:r>
      <w:r>
        <w:rPr>
          <w:spacing w:val="-11"/>
        </w:rPr>
        <w:t xml:space="preserve"> </w:t>
      </w:r>
      <w:r>
        <w:t>the</w:t>
      </w:r>
      <w:r>
        <w:rPr>
          <w:spacing w:val="-11"/>
        </w:rPr>
        <w:t xml:space="preserve"> </w:t>
      </w:r>
      <w:r>
        <w:t>course</w:t>
      </w:r>
      <w:r>
        <w:rPr>
          <w:spacing w:val="-11"/>
        </w:rPr>
        <w:t xml:space="preserve"> </w:t>
      </w:r>
      <w:r>
        <w:t>of</w:t>
      </w:r>
      <w:r>
        <w:rPr>
          <w:spacing w:val="-11"/>
        </w:rPr>
        <w:t xml:space="preserve"> </w:t>
      </w:r>
      <w:r>
        <w:t>this</w:t>
      </w:r>
      <w:r>
        <w:rPr>
          <w:spacing w:val="-11"/>
        </w:rPr>
        <w:t xml:space="preserve"> </w:t>
      </w:r>
      <w:r>
        <w:t>work</w:t>
      </w:r>
      <w:r>
        <w:rPr>
          <w:spacing w:val="-11"/>
        </w:rPr>
        <w:t xml:space="preserve"> </w:t>
      </w:r>
      <w:r>
        <w:t>will</w:t>
      </w:r>
      <w:r>
        <w:rPr>
          <w:spacing w:val="-11"/>
        </w:rPr>
        <w:t xml:space="preserve"> </w:t>
      </w:r>
      <w:r>
        <w:t>be</w:t>
      </w:r>
      <w:r>
        <w:rPr>
          <w:spacing w:val="-11"/>
        </w:rPr>
        <w:t xml:space="preserve"> </w:t>
      </w:r>
      <w:r>
        <w:t>made</w:t>
      </w:r>
      <w:r>
        <w:rPr>
          <w:spacing w:val="-11"/>
        </w:rPr>
        <w:t xml:space="preserve"> </w:t>
      </w:r>
      <w:r>
        <w:t>avail- able to the wider astronomical and radio science communities for use at other facilities. Firmware blocks will</w:t>
      </w:r>
      <w:r>
        <w:rPr>
          <w:spacing w:val="-7"/>
        </w:rPr>
        <w:t xml:space="preserve"> </w:t>
      </w:r>
      <w:r>
        <w:t>be</w:t>
      </w:r>
      <w:r>
        <w:rPr>
          <w:spacing w:val="-7"/>
        </w:rPr>
        <w:t xml:space="preserve"> </w:t>
      </w:r>
      <w:r>
        <w:t>included</w:t>
      </w:r>
      <w:r>
        <w:rPr>
          <w:spacing w:val="-7"/>
        </w:rPr>
        <w:t xml:space="preserve"> </w:t>
      </w:r>
      <w:r>
        <w:t>in</w:t>
      </w:r>
      <w:r>
        <w:rPr>
          <w:spacing w:val="-7"/>
        </w:rPr>
        <w:t xml:space="preserve"> </w:t>
      </w:r>
      <w:r>
        <w:t>the</w:t>
      </w:r>
      <w:r>
        <w:rPr>
          <w:spacing w:val="-7"/>
        </w:rPr>
        <w:t xml:space="preserve"> </w:t>
      </w:r>
      <w:r>
        <w:t>CASPER</w:t>
      </w:r>
      <w:r>
        <w:rPr>
          <w:spacing w:val="-7"/>
        </w:rPr>
        <w:t xml:space="preserve"> </w:t>
      </w:r>
      <w:r>
        <w:rPr>
          <w:spacing w:val="-3"/>
        </w:rPr>
        <w:t>library.</w:t>
      </w:r>
      <w:r>
        <w:rPr>
          <w:spacing w:val="7"/>
        </w:rPr>
        <w:t xml:space="preserve"> </w:t>
      </w:r>
      <w:r>
        <w:rPr>
          <w:spacing w:val="-10"/>
        </w:rPr>
        <w:t>We</w:t>
      </w:r>
      <w:r>
        <w:rPr>
          <w:spacing w:val="-7"/>
        </w:rPr>
        <w:t xml:space="preserve"> </w:t>
      </w:r>
      <w:r>
        <w:t>will</w:t>
      </w:r>
      <w:r>
        <w:rPr>
          <w:spacing w:val="-7"/>
        </w:rPr>
        <w:t xml:space="preserve"> </w:t>
      </w:r>
      <w:r>
        <w:t>use</w:t>
      </w:r>
      <w:r>
        <w:rPr>
          <w:spacing w:val="-7"/>
        </w:rPr>
        <w:t xml:space="preserve"> </w:t>
      </w:r>
      <w:r>
        <w:t>a</w:t>
      </w:r>
      <w:r>
        <w:rPr>
          <w:spacing w:val="-7"/>
        </w:rPr>
        <w:t xml:space="preserve"> </w:t>
      </w:r>
      <w:r>
        <w:t>mix</w:t>
      </w:r>
      <w:r>
        <w:rPr>
          <w:spacing w:val="-7"/>
        </w:rPr>
        <w:t xml:space="preserve"> </w:t>
      </w:r>
      <w:r>
        <w:t>of</w:t>
      </w:r>
      <w:r>
        <w:rPr>
          <w:spacing w:val="-7"/>
        </w:rPr>
        <w:t xml:space="preserve"> </w:t>
      </w:r>
      <w:r>
        <w:t>technical</w:t>
      </w:r>
      <w:r>
        <w:rPr>
          <w:spacing w:val="-7"/>
        </w:rPr>
        <w:t xml:space="preserve"> </w:t>
      </w:r>
      <w:r>
        <w:t>memos,</w:t>
      </w:r>
      <w:r>
        <w:rPr>
          <w:spacing w:val="-6"/>
        </w:rPr>
        <w:t xml:space="preserve"> </w:t>
      </w:r>
      <w:r>
        <w:t>presentations</w:t>
      </w:r>
      <w:r>
        <w:rPr>
          <w:spacing w:val="-7"/>
        </w:rPr>
        <w:t xml:space="preserve"> </w:t>
      </w:r>
      <w:r>
        <w:t>at</w:t>
      </w:r>
      <w:r>
        <w:rPr>
          <w:spacing w:val="-7"/>
        </w:rPr>
        <w:t xml:space="preserve"> </w:t>
      </w:r>
      <w:r>
        <w:t>conferences, and refereed publications to document and communicate the results of the work to the broadest possible audiences. The co-investigators also participate in public facing programs at the Green Bank Observatory to</w:t>
      </w:r>
      <w:r>
        <w:rPr>
          <w:spacing w:val="-4"/>
        </w:rPr>
        <w:t xml:space="preserve"> </w:t>
      </w:r>
      <w:r>
        <w:t>educate</w:t>
      </w:r>
      <w:r>
        <w:rPr>
          <w:spacing w:val="-4"/>
        </w:rPr>
        <w:t xml:space="preserve"> </w:t>
      </w:r>
      <w:r>
        <w:t>the</w:t>
      </w:r>
      <w:r>
        <w:rPr>
          <w:spacing w:val="-4"/>
        </w:rPr>
        <w:t xml:space="preserve"> </w:t>
      </w:r>
      <w:r>
        <w:t>broader</w:t>
      </w:r>
      <w:r>
        <w:rPr>
          <w:spacing w:val="-4"/>
        </w:rPr>
        <w:t xml:space="preserve"> </w:t>
      </w:r>
      <w:r>
        <w:t>public</w:t>
      </w:r>
      <w:r>
        <w:rPr>
          <w:spacing w:val="-4"/>
        </w:rPr>
        <w:t xml:space="preserve"> </w:t>
      </w:r>
      <w:r>
        <w:t>about</w:t>
      </w:r>
      <w:r>
        <w:rPr>
          <w:spacing w:val="-4"/>
        </w:rPr>
        <w:t xml:space="preserve"> </w:t>
      </w:r>
      <w:r>
        <w:t>the</w:t>
      </w:r>
      <w:r>
        <w:rPr>
          <w:spacing w:val="-4"/>
        </w:rPr>
        <w:t xml:space="preserve"> </w:t>
      </w:r>
      <w:r>
        <w:t>UWB</w:t>
      </w:r>
      <w:r>
        <w:rPr>
          <w:spacing w:val="-4"/>
        </w:rPr>
        <w:t xml:space="preserve"> </w:t>
      </w:r>
      <w:r>
        <w:t>system</w:t>
      </w:r>
      <w:r>
        <w:rPr>
          <w:spacing w:val="-4"/>
        </w:rPr>
        <w:t xml:space="preserve"> </w:t>
      </w:r>
      <w:r>
        <w:t>and</w:t>
      </w:r>
      <w:r>
        <w:rPr>
          <w:spacing w:val="-4"/>
        </w:rPr>
        <w:t xml:space="preserve"> </w:t>
      </w:r>
      <w:r>
        <w:t>radio</w:t>
      </w:r>
      <w:r>
        <w:rPr>
          <w:spacing w:val="-4"/>
        </w:rPr>
        <w:t xml:space="preserve"> </w:t>
      </w:r>
      <w:r>
        <w:t>astronomy</w:t>
      </w:r>
      <w:r>
        <w:rPr>
          <w:spacing w:val="-4"/>
        </w:rPr>
        <w:t xml:space="preserve"> </w:t>
      </w:r>
      <w:r>
        <w:t>more</w:t>
      </w:r>
      <w:r>
        <w:rPr>
          <w:spacing w:val="-4"/>
        </w:rPr>
        <w:t xml:space="preserve"> </w:t>
      </w:r>
      <w:r>
        <w:rPr>
          <w:spacing w:val="-3"/>
        </w:rPr>
        <w:t>generally.</w:t>
      </w:r>
    </w:p>
    <w:p w14:paraId="181D65DC" w14:textId="77777777" w:rsidR="00656154" w:rsidRDefault="00656154">
      <w:pPr>
        <w:pStyle w:val="BodyText"/>
        <w:spacing w:before="2" w:line="240" w:lineRule="auto"/>
        <w:jc w:val="left"/>
        <w:rPr>
          <w:sz w:val="18"/>
        </w:rPr>
      </w:pPr>
    </w:p>
    <w:p w14:paraId="3AD9617E" w14:textId="77777777" w:rsidR="00656154" w:rsidRDefault="00CE621D">
      <w:pPr>
        <w:pStyle w:val="Heading2"/>
        <w:numPr>
          <w:ilvl w:val="0"/>
          <w:numId w:val="4"/>
        </w:numPr>
        <w:tabs>
          <w:tab w:val="left" w:pos="499"/>
        </w:tabs>
        <w:ind w:left="498" w:hanging="398"/>
        <w:jc w:val="both"/>
      </w:pPr>
      <w:r>
        <w:t>Enhancing Infrastructure for Research and</w:t>
      </w:r>
      <w:r>
        <w:rPr>
          <w:spacing w:val="-26"/>
        </w:rPr>
        <w:t xml:space="preserve"> </w:t>
      </w:r>
      <w:r>
        <w:t>Education</w:t>
      </w:r>
    </w:p>
    <w:p w14:paraId="407DFDEF" w14:textId="77777777" w:rsidR="00656154" w:rsidRDefault="00CE621D">
      <w:pPr>
        <w:pStyle w:val="Heading3"/>
        <w:numPr>
          <w:ilvl w:val="1"/>
          <w:numId w:val="4"/>
        </w:numPr>
        <w:tabs>
          <w:tab w:val="left" w:pos="499"/>
        </w:tabs>
        <w:spacing w:before="105"/>
        <w:ind w:hanging="398"/>
        <w:jc w:val="both"/>
      </w:pPr>
      <w:r>
        <w:rPr>
          <w:spacing w:val="-4"/>
        </w:rPr>
        <w:t xml:space="preserve">Towards </w:t>
      </w:r>
      <w:r>
        <w:t>a Complete Next-Generation Observing</w:t>
      </w:r>
      <w:r>
        <w:rPr>
          <w:spacing w:val="-22"/>
        </w:rPr>
        <w:t xml:space="preserve"> </w:t>
      </w:r>
      <w:r>
        <w:t>System</w:t>
      </w:r>
    </w:p>
    <w:p w14:paraId="3C838787" w14:textId="77777777" w:rsidR="00656154" w:rsidRDefault="00CE621D">
      <w:pPr>
        <w:pStyle w:val="BodyText"/>
        <w:spacing w:before="176"/>
        <w:ind w:left="100" w:right="106"/>
      </w:pPr>
      <w:r>
        <w:rPr>
          <w:spacing w:val="-10"/>
        </w:rPr>
        <w:t>We</w:t>
      </w:r>
      <w:r>
        <w:rPr>
          <w:spacing w:val="-12"/>
        </w:rPr>
        <w:t xml:space="preserve"> </w:t>
      </w:r>
      <w:r>
        <w:t>view</w:t>
      </w:r>
      <w:r>
        <w:rPr>
          <w:spacing w:val="-12"/>
        </w:rPr>
        <w:t xml:space="preserve"> </w:t>
      </w:r>
      <w:r>
        <w:t>this</w:t>
      </w:r>
      <w:r>
        <w:rPr>
          <w:spacing w:val="-12"/>
        </w:rPr>
        <w:t xml:space="preserve"> </w:t>
      </w:r>
      <w:r>
        <w:t>project</w:t>
      </w:r>
      <w:r>
        <w:rPr>
          <w:spacing w:val="-12"/>
        </w:rPr>
        <w:t xml:space="preserve"> </w:t>
      </w:r>
      <w:r>
        <w:t>as</w:t>
      </w:r>
      <w:r>
        <w:rPr>
          <w:spacing w:val="-12"/>
        </w:rPr>
        <w:t xml:space="preserve"> </w:t>
      </w:r>
      <w:r>
        <w:t>the</w:t>
      </w:r>
      <w:r>
        <w:rPr>
          <w:spacing w:val="-12"/>
        </w:rPr>
        <w:t xml:space="preserve"> </w:t>
      </w:r>
      <w:r>
        <w:t>first</w:t>
      </w:r>
      <w:r>
        <w:rPr>
          <w:spacing w:val="-12"/>
        </w:rPr>
        <w:t xml:space="preserve"> </w:t>
      </w:r>
      <w:r>
        <w:t>in</w:t>
      </w:r>
      <w:r>
        <w:rPr>
          <w:spacing w:val="-12"/>
        </w:rPr>
        <w:t xml:space="preserve"> </w:t>
      </w:r>
      <w:r>
        <w:t>a</w:t>
      </w:r>
      <w:r>
        <w:rPr>
          <w:spacing w:val="-12"/>
        </w:rPr>
        <w:t xml:space="preserve"> </w:t>
      </w:r>
      <w:r>
        <w:t>two-phase</w:t>
      </w:r>
      <w:r>
        <w:rPr>
          <w:spacing w:val="-12"/>
        </w:rPr>
        <w:t xml:space="preserve"> </w:t>
      </w:r>
      <w:r>
        <w:t>effort</w:t>
      </w:r>
      <w:r>
        <w:rPr>
          <w:spacing w:val="-12"/>
        </w:rPr>
        <w:t xml:space="preserve"> </w:t>
      </w:r>
      <w:r>
        <w:t>that</w:t>
      </w:r>
      <w:r>
        <w:rPr>
          <w:spacing w:val="-12"/>
        </w:rPr>
        <w:t xml:space="preserve"> </w:t>
      </w:r>
      <w:r>
        <w:t>will</w:t>
      </w:r>
      <w:r>
        <w:rPr>
          <w:spacing w:val="-12"/>
        </w:rPr>
        <w:t xml:space="preserve"> </w:t>
      </w:r>
      <w:r>
        <w:t>ultimately</w:t>
      </w:r>
      <w:r>
        <w:rPr>
          <w:spacing w:val="-12"/>
        </w:rPr>
        <w:t xml:space="preserve"> </w:t>
      </w:r>
      <w:r>
        <w:t>result</w:t>
      </w:r>
      <w:r>
        <w:rPr>
          <w:spacing w:val="-12"/>
        </w:rPr>
        <w:t xml:space="preserve"> </w:t>
      </w:r>
      <w:r>
        <w:t>in</w:t>
      </w:r>
      <w:r>
        <w:rPr>
          <w:spacing w:val="-12"/>
        </w:rPr>
        <w:t xml:space="preserve"> </w:t>
      </w:r>
      <w:r>
        <w:t>a</w:t>
      </w:r>
      <w:r>
        <w:rPr>
          <w:spacing w:val="-12"/>
        </w:rPr>
        <w:t xml:space="preserve"> </w:t>
      </w:r>
      <w:r>
        <w:t>complete</w:t>
      </w:r>
      <w:r>
        <w:rPr>
          <w:spacing w:val="-12"/>
        </w:rPr>
        <w:t xml:space="preserve"> </w:t>
      </w:r>
      <w:r>
        <w:t>next-generation digital</w:t>
      </w:r>
      <w:r>
        <w:rPr>
          <w:spacing w:val="-13"/>
        </w:rPr>
        <w:t xml:space="preserve"> </w:t>
      </w:r>
      <w:r>
        <w:t>back-end</w:t>
      </w:r>
      <w:r>
        <w:rPr>
          <w:spacing w:val="-13"/>
        </w:rPr>
        <w:t xml:space="preserve"> </w:t>
      </w:r>
      <w:r>
        <w:t>system</w:t>
      </w:r>
      <w:r>
        <w:rPr>
          <w:spacing w:val="-13"/>
        </w:rPr>
        <w:t xml:space="preserve"> </w:t>
      </w:r>
      <w:r>
        <w:t>and</w:t>
      </w:r>
      <w:r>
        <w:rPr>
          <w:spacing w:val="-13"/>
        </w:rPr>
        <w:t xml:space="preserve"> </w:t>
      </w:r>
      <w:r>
        <w:t>flexible</w:t>
      </w:r>
      <w:r>
        <w:rPr>
          <w:spacing w:val="-13"/>
        </w:rPr>
        <w:t xml:space="preserve"> </w:t>
      </w:r>
      <w:r>
        <w:t>UWB</w:t>
      </w:r>
      <w:r>
        <w:rPr>
          <w:spacing w:val="-13"/>
        </w:rPr>
        <w:t xml:space="preserve"> </w:t>
      </w:r>
      <w:r>
        <w:t>spectrometer.</w:t>
      </w:r>
      <w:r>
        <w:rPr>
          <w:spacing w:val="2"/>
        </w:rPr>
        <w:t xml:space="preserve"> </w:t>
      </w:r>
      <w:r>
        <w:t>This</w:t>
      </w:r>
      <w:r>
        <w:rPr>
          <w:spacing w:val="-13"/>
        </w:rPr>
        <w:t xml:space="preserve"> </w:t>
      </w:r>
      <w:r>
        <w:t>first</w:t>
      </w:r>
      <w:r>
        <w:rPr>
          <w:spacing w:val="-13"/>
        </w:rPr>
        <w:t xml:space="preserve"> </w:t>
      </w:r>
      <w:r>
        <w:t>R&amp;D</w:t>
      </w:r>
      <w:r>
        <w:rPr>
          <w:spacing w:val="-13"/>
        </w:rPr>
        <w:t xml:space="preserve"> </w:t>
      </w:r>
      <w:r>
        <w:t>phase</w:t>
      </w:r>
      <w:r>
        <w:rPr>
          <w:spacing w:val="-13"/>
        </w:rPr>
        <w:t xml:space="preserve"> </w:t>
      </w:r>
      <w:r>
        <w:t>will</w:t>
      </w:r>
      <w:r>
        <w:rPr>
          <w:spacing w:val="-13"/>
        </w:rPr>
        <w:t xml:space="preserve"> </w:t>
      </w:r>
      <w:r>
        <w:t>produce</w:t>
      </w:r>
      <w:r>
        <w:rPr>
          <w:spacing w:val="-13"/>
        </w:rPr>
        <w:t xml:space="preserve"> </w:t>
      </w:r>
      <w:r>
        <w:t>the</w:t>
      </w:r>
      <w:r>
        <w:rPr>
          <w:spacing w:val="-13"/>
        </w:rPr>
        <w:t xml:space="preserve"> </w:t>
      </w:r>
      <w:r>
        <w:t>foundational hardware and firmware, ending in a functional prototype that can then be scaled up into a full,</w:t>
      </w:r>
      <w:r>
        <w:rPr>
          <w:spacing w:val="-20"/>
        </w:rPr>
        <w:t xml:space="preserve"> </w:t>
      </w:r>
      <w:r>
        <w:t>production system. This final system will be integrated into the GBT’s new UWB receiver and released as a facility- supported instrument for use by the entire scientific</w:t>
      </w:r>
      <w:r>
        <w:rPr>
          <w:spacing w:val="-31"/>
        </w:rPr>
        <w:t xml:space="preserve"> </w:t>
      </w:r>
      <w:r>
        <w:rPr>
          <w:spacing w:val="-3"/>
        </w:rPr>
        <w:t>community.</w:t>
      </w:r>
    </w:p>
    <w:p w14:paraId="1CF30762" w14:textId="77777777" w:rsidR="00656154" w:rsidRDefault="00CE621D">
      <w:pPr>
        <w:pStyle w:val="Heading3"/>
        <w:numPr>
          <w:ilvl w:val="1"/>
          <w:numId w:val="4"/>
        </w:numPr>
        <w:tabs>
          <w:tab w:val="left" w:pos="499"/>
        </w:tabs>
        <w:spacing w:before="69"/>
        <w:ind w:hanging="398"/>
        <w:jc w:val="both"/>
      </w:pPr>
      <w:r>
        <w:t>A Pilot Program for Future GBT</w:t>
      </w:r>
      <w:r>
        <w:rPr>
          <w:spacing w:val="-32"/>
        </w:rPr>
        <w:t xml:space="preserve"> </w:t>
      </w:r>
      <w:r>
        <w:t>Upgrades</w:t>
      </w:r>
    </w:p>
    <w:p w14:paraId="326EFD10" w14:textId="77777777" w:rsidR="00656154" w:rsidRDefault="00CE621D">
      <w:pPr>
        <w:pStyle w:val="BodyText"/>
        <w:spacing w:before="176"/>
        <w:ind w:left="100" w:right="106"/>
      </w:pPr>
      <w:r>
        <w:t>The GBT has a flexible IF system that has enabled ground-breaking discoveries in all areas of astronomy, but it is now over 20 years old and has several limitations.</w:t>
      </w:r>
    </w:p>
    <w:p w14:paraId="66EF2D12" w14:textId="77777777" w:rsidR="00656154" w:rsidRDefault="00656154">
      <w:pPr>
        <w:pStyle w:val="BodyText"/>
        <w:spacing w:before="11" w:line="240" w:lineRule="auto"/>
        <w:jc w:val="left"/>
        <w:rPr>
          <w:sz w:val="17"/>
        </w:rPr>
      </w:pPr>
    </w:p>
    <w:p w14:paraId="00A0F8B7" w14:textId="77777777" w:rsidR="00656154" w:rsidRDefault="007B219B">
      <w:pPr>
        <w:pStyle w:val="BodyText"/>
        <w:ind w:left="598" w:right="106"/>
      </w:pPr>
      <w:r>
        <w:pict w14:anchorId="4267B219">
          <v:shape id="_x0000_s1049" type="#_x0000_t202" style="position:absolute;left:0;text-align:left;margin-left:86.95pt;margin-top:1.9pt;width:241.3pt;height:17.3pt;z-index:-251638784;mso-position-horizontal-relative:page" filled="f" stroked="f">
            <v:textbox inset="0,0,0,0">
              <w:txbxContent>
                <w:p w14:paraId="62821DDB" w14:textId="77777777" w:rsidR="00CE621D" w:rsidRDefault="00CE621D">
                  <w:pPr>
                    <w:pStyle w:val="BodyText"/>
                    <w:tabs>
                      <w:tab w:val="left" w:pos="4626"/>
                    </w:tabs>
                    <w:spacing w:line="242" w:lineRule="exact"/>
                    <w:jc w:val="lef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w w:val="170"/>
                    </w:rPr>
                    <w:t>»</w:t>
                  </w:r>
                </w:p>
              </w:txbxContent>
            </v:textbox>
            <w10:wrap anchorx="page"/>
          </v:shape>
        </w:pict>
      </w:r>
      <w:r w:rsidR="00CE621D">
        <w:t xml:space="preserve">Receivers operating above </w:t>
      </w:r>
      <w:r w:rsidR="00CE621D">
        <w:rPr>
          <w:rFonts w:ascii="Georgia" w:hAnsi="Georgia"/>
        </w:rPr>
        <w:t xml:space="preserve">12 </w:t>
      </w:r>
      <w:r w:rsidR="00CE621D">
        <w:t xml:space="preserve">GHz could provide </w:t>
      </w:r>
      <w:r w:rsidR="00CE621D">
        <w:rPr>
          <w:rFonts w:ascii="Georgia" w:hAnsi="Georgia"/>
        </w:rPr>
        <w:t xml:space="preserve">8 </w:t>
      </w:r>
      <w:r w:rsidR="00CE621D">
        <w:t xml:space="preserve">GHz of instantaneous bandwidth but are lim- ited by various bandpass filters to no more than </w:t>
      </w:r>
      <w:r w:rsidR="00CE621D">
        <w:rPr>
          <w:rFonts w:ascii="Georgia" w:hAnsi="Georgia"/>
        </w:rPr>
        <w:t xml:space="preserve">8 </w:t>
      </w:r>
      <w:r w:rsidR="00CE621D">
        <w:t xml:space="preserve">GHz bandwidth, and in many cases only </w:t>
      </w:r>
      <w:r w:rsidR="00CE621D">
        <w:rPr>
          <w:rFonts w:ascii="Georgia" w:hAnsi="Georgia"/>
        </w:rPr>
        <w:t>4</w:t>
      </w:r>
      <w:r w:rsidR="00CE621D">
        <w:t>–</w:t>
      </w:r>
      <w:r w:rsidR="00CE621D">
        <w:rPr>
          <w:rFonts w:ascii="Georgia" w:hAnsi="Georgia"/>
        </w:rPr>
        <w:t xml:space="preserve">6 </w:t>
      </w:r>
      <w:r w:rsidR="00CE621D">
        <w:t>GHz (see Table 3 for details).</w:t>
      </w:r>
    </w:p>
    <w:p w14:paraId="3A722A8B" w14:textId="77777777" w:rsidR="00656154" w:rsidRDefault="007B219B">
      <w:pPr>
        <w:pStyle w:val="BodyText"/>
        <w:ind w:left="598" w:right="106"/>
      </w:pPr>
      <w:r>
        <w:pict w14:anchorId="1F2833CA">
          <v:shape id="_x0000_s1048" type="#_x0000_t202" style="position:absolute;left:0;text-align:left;margin-left:86.95pt;margin-top:1.9pt;width:5pt;height:17.3pt;z-index:251648000;mso-position-horizontal-relative:page" filled="f" stroked="f">
            <v:textbox inset="0,0,0,0">
              <w:txbxContent>
                <w:p w14:paraId="4C6D8150"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Multiple spectral windows (up to 64) are formed via a complex set of secondary and tertiary mixers and bandpass filters before the signal is finally sampled at base-band frequencies. Filters limit the separation between spectral windows, and the number of converters limits the maximum number of spectral windows.</w:t>
      </w:r>
    </w:p>
    <w:p w14:paraId="48D6FAD3" w14:textId="77777777" w:rsidR="00656154" w:rsidRDefault="007B219B">
      <w:pPr>
        <w:pStyle w:val="BodyText"/>
        <w:ind w:left="598" w:right="107"/>
      </w:pPr>
      <w:r>
        <w:pict w14:anchorId="64578387">
          <v:shape id="_x0000_s1047" type="#_x0000_t202" style="position:absolute;left:0;text-align:left;margin-left:476pt;margin-top:13.85pt;width:4.45pt;height:17.3pt;z-index:-251639808;mso-position-horizontal-relative:page" filled="f" stroked="f">
            <v:textbox inset="0,0,0,0">
              <w:txbxContent>
                <w:p w14:paraId="3CF9AD8A" w14:textId="77777777" w:rsidR="00CE621D" w:rsidRDefault="00CE621D">
                  <w:pPr>
                    <w:pStyle w:val="BodyText"/>
                    <w:spacing w:line="242" w:lineRule="exact"/>
                    <w:jc w:val="left"/>
                    <w:rPr>
                      <w:rFonts w:ascii="Lucida Sans Unicode" w:hAnsi="Lucida Sans Unicode"/>
                    </w:rPr>
                  </w:pPr>
                  <w:r>
                    <w:rPr>
                      <w:rFonts w:ascii="Lucida Sans Unicode" w:hAnsi="Lucida Sans Unicode"/>
                      <w:w w:val="69"/>
                    </w:rPr>
                    <w:t>§</w:t>
                  </w:r>
                </w:p>
              </w:txbxContent>
            </v:textbox>
            <w10:wrap anchorx="page"/>
          </v:shape>
        </w:pict>
      </w:r>
      <w:r>
        <w:pict w14:anchorId="0C5DC643">
          <v:shape id="_x0000_s1046" type="#_x0000_t202" style="position:absolute;left:0;text-align:left;margin-left:86.95pt;margin-top:1.9pt;width:5pt;height:17.3pt;z-index:251650048;mso-position-horizontal-relative:page" filled="f" stroked="f">
            <v:textbox inset="0,0,0,0">
              <w:txbxContent>
                <w:p w14:paraId="351E254E"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The secondary and tertiary converters are housed in a building over </w:t>
      </w:r>
      <w:r w:rsidR="00CE621D">
        <w:rPr>
          <w:rFonts w:ascii="Georgia"/>
        </w:rPr>
        <w:t xml:space="preserve">1 </w:t>
      </w:r>
      <w:r w:rsidR="00CE621D">
        <w:t>km from the GBT. The signals are transported via IF-over-fiber links which are subject to instabilities as discussed in A.2.</w:t>
      </w:r>
    </w:p>
    <w:p w14:paraId="7A615E45" w14:textId="77777777" w:rsidR="00656154" w:rsidRDefault="007B219B">
      <w:pPr>
        <w:pStyle w:val="BodyText"/>
        <w:ind w:left="598" w:right="106"/>
      </w:pPr>
      <w:r>
        <w:pict w14:anchorId="048BA141">
          <v:shape id="_x0000_s1045" type="#_x0000_t202" style="position:absolute;left:0;text-align:left;margin-left:86.95pt;margin-top:1.9pt;width:5pt;height:17.3pt;z-index:251649024;mso-position-horizontal-relative:page" filled="f" stroked="f">
            <v:textbox inset="0,0,0,0">
              <w:txbxContent>
                <w:p w14:paraId="29A67150"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All of the above analog components can undergo gain variation due to changing environmental con- ditions, leading to spectral baseline changes that can be limiting.</w:t>
      </w:r>
    </w:p>
    <w:p w14:paraId="046A734F" w14:textId="77777777" w:rsidR="00656154" w:rsidRDefault="007B219B">
      <w:pPr>
        <w:pStyle w:val="BodyText"/>
        <w:ind w:left="598" w:right="106"/>
      </w:pPr>
      <w:r>
        <w:pict w14:anchorId="7BB5F4D4">
          <v:shape id="_x0000_s1044" type="#_x0000_t202" style="position:absolute;left:0;text-align:left;margin-left:86.95pt;margin-top:1.9pt;width:5pt;height:17.3pt;z-index:251651072;mso-position-horizontal-relative:page" filled="f" stroked="f">
            <v:textbox inset="0,0,0,0">
              <w:txbxContent>
                <w:p w14:paraId="04CA80FA"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Doppler broadening of spectral lines caused by the Earth’s motion can be removed by a tunable</w:t>
      </w:r>
      <w:r w:rsidR="00CE621D">
        <w:rPr>
          <w:spacing w:val="-10"/>
        </w:rPr>
        <w:t xml:space="preserve"> </w:t>
      </w:r>
      <w:r w:rsidR="00CE621D">
        <w:t xml:space="preserve">first- stage frequency </w:t>
      </w:r>
      <w:r w:rsidR="00CE621D">
        <w:rPr>
          <w:spacing w:val="-3"/>
        </w:rPr>
        <w:t xml:space="preserve">mixer, </w:t>
      </w:r>
      <w:r w:rsidR="00CE621D">
        <w:t xml:space="preserve">but only for a single rest </w:t>
      </w:r>
      <w:r w:rsidR="00CE621D">
        <w:rPr>
          <w:spacing w:val="-3"/>
        </w:rPr>
        <w:t xml:space="preserve">frequency. </w:t>
      </w:r>
      <w:r w:rsidR="00CE621D">
        <w:t>More complex Doppler tracking is not possible.</w:t>
      </w:r>
    </w:p>
    <w:p w14:paraId="02D64318" w14:textId="77777777" w:rsidR="00656154" w:rsidRDefault="00656154">
      <w:pPr>
        <w:sectPr w:rsidR="00656154">
          <w:pgSz w:w="12240" w:h="15840"/>
          <w:pgMar w:top="1440" w:right="1280" w:bottom="960" w:left="1340" w:header="0" w:footer="779" w:gutter="0"/>
          <w:cols w:space="720"/>
        </w:sectPr>
      </w:pPr>
    </w:p>
    <w:p w14:paraId="70D89555" w14:textId="77777777" w:rsidR="00656154" w:rsidRDefault="007B219B">
      <w:pPr>
        <w:pStyle w:val="BodyText"/>
        <w:spacing w:before="92" w:line="240" w:lineRule="auto"/>
        <w:ind w:left="3162"/>
        <w:jc w:val="left"/>
      </w:pPr>
      <w:r>
        <w:lastRenderedPageBreak/>
        <w:pict w14:anchorId="0E7E6E64">
          <v:shape id="_x0000_s1043" type="#_x0000_t202" style="position:absolute;left:0;text-align:left;margin-left:107.5pt;margin-top:15.35pt;width:399.75pt;height:252.3pt;z-index:251652096;mso-position-horizontal-relative:page"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712"/>
                    <w:gridCol w:w="2655"/>
                    <w:gridCol w:w="3615"/>
                  </w:tblGrid>
                  <w:tr w:rsidR="00CE621D" w14:paraId="7A1D8908" w14:textId="77777777">
                    <w:trPr>
                      <w:trHeight w:hRule="exact" w:val="247"/>
                    </w:trPr>
                    <w:tc>
                      <w:tcPr>
                        <w:tcW w:w="1712" w:type="dxa"/>
                        <w:tcBorders>
                          <w:top w:val="single" w:sz="3" w:space="0" w:color="000000"/>
                          <w:left w:val="single" w:sz="3" w:space="0" w:color="000000"/>
                          <w:bottom w:val="single" w:sz="3" w:space="0" w:color="000000"/>
                          <w:right w:val="single" w:sz="3" w:space="0" w:color="000000"/>
                        </w:tcBorders>
                      </w:tcPr>
                      <w:p w14:paraId="3181FD7D" w14:textId="77777777" w:rsidR="00CE621D" w:rsidRDefault="00CE621D">
                        <w:pPr>
                          <w:pStyle w:val="TableParagraph"/>
                          <w:spacing w:line="224" w:lineRule="exact"/>
                          <w:rPr>
                            <w:sz w:val="20"/>
                          </w:rPr>
                        </w:pPr>
                        <w:r>
                          <w:rPr>
                            <w:sz w:val="20"/>
                          </w:rPr>
                          <w:t>Receiver</w:t>
                        </w:r>
                      </w:p>
                    </w:tc>
                    <w:tc>
                      <w:tcPr>
                        <w:tcW w:w="2655" w:type="dxa"/>
                        <w:tcBorders>
                          <w:top w:val="single" w:sz="3" w:space="0" w:color="000000"/>
                          <w:left w:val="single" w:sz="3" w:space="0" w:color="000000"/>
                          <w:bottom w:val="single" w:sz="3" w:space="0" w:color="000000"/>
                          <w:right w:val="single" w:sz="3" w:space="0" w:color="000000"/>
                        </w:tcBorders>
                      </w:tcPr>
                      <w:p w14:paraId="62E683CB" w14:textId="77777777" w:rsidR="00CE621D" w:rsidRDefault="00CE621D">
                        <w:pPr>
                          <w:pStyle w:val="TableParagraph"/>
                          <w:spacing w:line="224" w:lineRule="exact"/>
                          <w:ind w:left="89" w:right="89"/>
                          <w:jc w:val="center"/>
                          <w:rPr>
                            <w:sz w:val="20"/>
                          </w:rPr>
                        </w:pPr>
                        <w:r>
                          <w:rPr>
                            <w:sz w:val="20"/>
                          </w:rPr>
                          <w:t>Frequency Coverage (GHz)</w:t>
                        </w:r>
                      </w:p>
                    </w:tc>
                    <w:tc>
                      <w:tcPr>
                        <w:tcW w:w="3615" w:type="dxa"/>
                        <w:tcBorders>
                          <w:top w:val="single" w:sz="3" w:space="0" w:color="000000"/>
                          <w:left w:val="single" w:sz="3" w:space="0" w:color="000000"/>
                          <w:bottom w:val="single" w:sz="3" w:space="0" w:color="000000"/>
                          <w:right w:val="single" w:sz="3" w:space="0" w:color="000000"/>
                        </w:tcBorders>
                      </w:tcPr>
                      <w:p w14:paraId="405AE55A" w14:textId="77777777" w:rsidR="00CE621D" w:rsidRDefault="00CE621D">
                        <w:pPr>
                          <w:pStyle w:val="TableParagraph"/>
                          <w:spacing w:line="224" w:lineRule="exact"/>
                          <w:ind w:left="95" w:right="95"/>
                          <w:jc w:val="center"/>
                          <w:rPr>
                            <w:sz w:val="20"/>
                          </w:rPr>
                        </w:pPr>
                        <w:r>
                          <w:rPr>
                            <w:sz w:val="20"/>
                          </w:rPr>
                          <w:t>Max. Instantaneous Bandwidth (GHz)</w:t>
                        </w:r>
                      </w:p>
                    </w:tc>
                  </w:tr>
                  <w:tr w:rsidR="00CE621D" w14:paraId="22B5BBDC" w14:textId="77777777">
                    <w:trPr>
                      <w:trHeight w:hRule="exact" w:val="225"/>
                    </w:trPr>
                    <w:tc>
                      <w:tcPr>
                        <w:tcW w:w="1712" w:type="dxa"/>
                        <w:tcBorders>
                          <w:top w:val="single" w:sz="3" w:space="0" w:color="000000"/>
                        </w:tcBorders>
                      </w:tcPr>
                      <w:p w14:paraId="5A1EE1DB" w14:textId="77777777" w:rsidR="00CE621D" w:rsidRDefault="00CE621D">
                        <w:pPr>
                          <w:pStyle w:val="TableParagraph"/>
                          <w:spacing w:line="224" w:lineRule="exact"/>
                          <w:ind w:left="119"/>
                          <w:rPr>
                            <w:sz w:val="20"/>
                          </w:rPr>
                        </w:pPr>
                        <w:r>
                          <w:rPr>
                            <w:sz w:val="20"/>
                          </w:rPr>
                          <w:t xml:space="preserve">PF1 </w:t>
                        </w:r>
                        <w:r>
                          <w:rPr>
                            <w:rFonts w:ascii="Georgia"/>
                            <w:sz w:val="20"/>
                          </w:rPr>
                          <w:t xml:space="preserve">342 </w:t>
                        </w:r>
                        <w:r>
                          <w:rPr>
                            <w:sz w:val="20"/>
                          </w:rPr>
                          <w:t>MHz</w:t>
                        </w:r>
                      </w:p>
                    </w:tc>
                    <w:tc>
                      <w:tcPr>
                        <w:tcW w:w="2655" w:type="dxa"/>
                        <w:tcBorders>
                          <w:top w:val="single" w:sz="3" w:space="0" w:color="000000"/>
                        </w:tcBorders>
                      </w:tcPr>
                      <w:p w14:paraId="6DCB6267" w14:textId="77777777" w:rsidR="00CE621D" w:rsidRDefault="00CE621D">
                        <w:pPr>
                          <w:pStyle w:val="TableParagraph"/>
                          <w:spacing w:line="224" w:lineRule="exact"/>
                          <w:ind w:left="737" w:right="737"/>
                          <w:jc w:val="center"/>
                          <w:rPr>
                            <w:rFonts w:ascii="Georgia" w:hAnsi="Georgia"/>
                            <w:sz w:val="20"/>
                          </w:rPr>
                        </w:pPr>
                        <w:r>
                          <w:rPr>
                            <w:rFonts w:ascii="Georgia" w:hAnsi="Georgia"/>
                            <w:sz w:val="20"/>
                          </w:rPr>
                          <w:t>0</w:t>
                        </w:r>
                        <w:r>
                          <w:rPr>
                            <w:rFonts w:ascii="Bookman Old Style" w:hAnsi="Bookman Old Style"/>
                            <w:i/>
                            <w:sz w:val="20"/>
                          </w:rPr>
                          <w:t>.</w:t>
                        </w:r>
                        <w:r>
                          <w:rPr>
                            <w:rFonts w:ascii="Georgia" w:hAnsi="Georgia"/>
                            <w:sz w:val="20"/>
                          </w:rPr>
                          <w:t>29</w:t>
                        </w:r>
                        <w:r>
                          <w:rPr>
                            <w:sz w:val="20"/>
                          </w:rPr>
                          <w:t>–</w:t>
                        </w:r>
                        <w:r>
                          <w:rPr>
                            <w:rFonts w:ascii="Georgia" w:hAnsi="Georgia"/>
                            <w:sz w:val="20"/>
                          </w:rPr>
                          <w:t>0</w:t>
                        </w:r>
                        <w:r>
                          <w:rPr>
                            <w:rFonts w:ascii="Bookman Old Style" w:hAnsi="Bookman Old Style"/>
                            <w:i/>
                            <w:sz w:val="20"/>
                          </w:rPr>
                          <w:t>.</w:t>
                        </w:r>
                        <w:r>
                          <w:rPr>
                            <w:rFonts w:ascii="Georgia" w:hAnsi="Georgia"/>
                            <w:sz w:val="20"/>
                          </w:rPr>
                          <w:t>395</w:t>
                        </w:r>
                      </w:p>
                    </w:tc>
                    <w:tc>
                      <w:tcPr>
                        <w:tcW w:w="3615" w:type="dxa"/>
                        <w:tcBorders>
                          <w:top w:val="single" w:sz="3" w:space="0" w:color="000000"/>
                        </w:tcBorders>
                      </w:tcPr>
                      <w:p w14:paraId="2E8AED13" w14:textId="77777777" w:rsidR="00CE621D" w:rsidRDefault="00CE621D">
                        <w:pPr>
                          <w:pStyle w:val="TableParagraph"/>
                          <w:spacing w:line="224" w:lineRule="exact"/>
                          <w:ind w:left="1612" w:right="1612"/>
                          <w:jc w:val="center"/>
                          <w:rPr>
                            <w:sz w:val="20"/>
                          </w:rPr>
                        </w:pPr>
                        <w:r>
                          <w:rPr>
                            <w:sz w:val="20"/>
                          </w:rPr>
                          <w:t>0.24</w:t>
                        </w:r>
                      </w:p>
                    </w:tc>
                  </w:tr>
                  <w:tr w:rsidR="00CE621D" w14:paraId="4546BC97" w14:textId="77777777">
                    <w:trPr>
                      <w:trHeight w:hRule="exact" w:val="239"/>
                    </w:trPr>
                    <w:tc>
                      <w:tcPr>
                        <w:tcW w:w="1712" w:type="dxa"/>
                      </w:tcPr>
                      <w:p w14:paraId="30F4A51D" w14:textId="77777777" w:rsidR="00CE621D" w:rsidRDefault="00CE621D">
                        <w:pPr>
                          <w:pStyle w:val="TableParagraph"/>
                          <w:ind w:left="119"/>
                          <w:rPr>
                            <w:sz w:val="20"/>
                          </w:rPr>
                        </w:pPr>
                        <w:r>
                          <w:rPr>
                            <w:sz w:val="20"/>
                          </w:rPr>
                          <w:t xml:space="preserve">PF1 </w:t>
                        </w:r>
                        <w:r>
                          <w:rPr>
                            <w:rFonts w:ascii="Georgia"/>
                            <w:sz w:val="20"/>
                          </w:rPr>
                          <w:t xml:space="preserve">450 </w:t>
                        </w:r>
                        <w:r>
                          <w:rPr>
                            <w:sz w:val="20"/>
                          </w:rPr>
                          <w:t>MHz</w:t>
                        </w:r>
                      </w:p>
                    </w:tc>
                    <w:tc>
                      <w:tcPr>
                        <w:tcW w:w="2655" w:type="dxa"/>
                      </w:tcPr>
                      <w:p w14:paraId="346F1A3C" w14:textId="77777777" w:rsidR="00CE621D" w:rsidRDefault="00CE621D">
                        <w:pPr>
                          <w:pStyle w:val="TableParagraph"/>
                          <w:ind w:left="737" w:right="737"/>
                          <w:jc w:val="center"/>
                          <w:rPr>
                            <w:rFonts w:ascii="Georgia" w:hAnsi="Georgia"/>
                            <w:sz w:val="20"/>
                          </w:rPr>
                        </w:pPr>
                        <w:r>
                          <w:rPr>
                            <w:rFonts w:ascii="Georgia" w:hAnsi="Georgia"/>
                            <w:sz w:val="20"/>
                          </w:rPr>
                          <w:t>0</w:t>
                        </w:r>
                        <w:r>
                          <w:rPr>
                            <w:rFonts w:ascii="Bookman Old Style" w:hAnsi="Bookman Old Style"/>
                            <w:i/>
                            <w:sz w:val="20"/>
                          </w:rPr>
                          <w:t>.</w:t>
                        </w:r>
                        <w:r>
                          <w:rPr>
                            <w:rFonts w:ascii="Georgia" w:hAnsi="Georgia"/>
                            <w:sz w:val="20"/>
                          </w:rPr>
                          <w:t>385</w:t>
                        </w:r>
                        <w:r>
                          <w:rPr>
                            <w:sz w:val="20"/>
                          </w:rPr>
                          <w:t>–</w:t>
                        </w:r>
                        <w:r>
                          <w:rPr>
                            <w:rFonts w:ascii="Georgia" w:hAnsi="Georgia"/>
                            <w:sz w:val="20"/>
                          </w:rPr>
                          <w:t>0</w:t>
                        </w:r>
                        <w:r>
                          <w:rPr>
                            <w:rFonts w:ascii="Bookman Old Style" w:hAnsi="Bookman Old Style"/>
                            <w:i/>
                            <w:sz w:val="20"/>
                          </w:rPr>
                          <w:t>.</w:t>
                        </w:r>
                        <w:r>
                          <w:rPr>
                            <w:rFonts w:ascii="Georgia" w:hAnsi="Georgia"/>
                            <w:sz w:val="20"/>
                          </w:rPr>
                          <w:t>520</w:t>
                        </w:r>
                      </w:p>
                    </w:tc>
                    <w:tc>
                      <w:tcPr>
                        <w:tcW w:w="3615" w:type="dxa"/>
                      </w:tcPr>
                      <w:p w14:paraId="254E3B54" w14:textId="77777777" w:rsidR="00CE621D" w:rsidRDefault="00CE621D">
                        <w:pPr>
                          <w:pStyle w:val="TableParagraph"/>
                          <w:ind w:left="1612" w:right="1612"/>
                          <w:jc w:val="center"/>
                          <w:rPr>
                            <w:sz w:val="20"/>
                          </w:rPr>
                        </w:pPr>
                        <w:r>
                          <w:rPr>
                            <w:sz w:val="20"/>
                          </w:rPr>
                          <w:t>0.24</w:t>
                        </w:r>
                      </w:p>
                    </w:tc>
                  </w:tr>
                  <w:tr w:rsidR="00CE621D" w14:paraId="5067E9C7" w14:textId="77777777">
                    <w:trPr>
                      <w:trHeight w:hRule="exact" w:val="239"/>
                    </w:trPr>
                    <w:tc>
                      <w:tcPr>
                        <w:tcW w:w="1712" w:type="dxa"/>
                      </w:tcPr>
                      <w:p w14:paraId="45BDB3BD" w14:textId="77777777" w:rsidR="00CE621D" w:rsidRDefault="00CE621D">
                        <w:pPr>
                          <w:pStyle w:val="TableParagraph"/>
                          <w:ind w:left="119"/>
                          <w:rPr>
                            <w:sz w:val="20"/>
                          </w:rPr>
                        </w:pPr>
                        <w:r>
                          <w:rPr>
                            <w:sz w:val="20"/>
                          </w:rPr>
                          <w:t xml:space="preserve">PF1 </w:t>
                        </w:r>
                        <w:r>
                          <w:rPr>
                            <w:rFonts w:ascii="Georgia"/>
                            <w:sz w:val="20"/>
                          </w:rPr>
                          <w:t xml:space="preserve">600 </w:t>
                        </w:r>
                        <w:r>
                          <w:rPr>
                            <w:sz w:val="20"/>
                          </w:rPr>
                          <w:t>MHz</w:t>
                        </w:r>
                      </w:p>
                    </w:tc>
                    <w:tc>
                      <w:tcPr>
                        <w:tcW w:w="2655" w:type="dxa"/>
                      </w:tcPr>
                      <w:p w14:paraId="19A52D0F" w14:textId="77777777" w:rsidR="00CE621D" w:rsidRDefault="00CE621D">
                        <w:pPr>
                          <w:pStyle w:val="TableParagraph"/>
                          <w:ind w:left="737" w:right="737"/>
                          <w:jc w:val="center"/>
                          <w:rPr>
                            <w:rFonts w:ascii="Georgia" w:hAnsi="Georgia"/>
                            <w:sz w:val="20"/>
                          </w:rPr>
                        </w:pPr>
                        <w:r>
                          <w:rPr>
                            <w:rFonts w:ascii="Georgia" w:hAnsi="Georgia"/>
                            <w:sz w:val="20"/>
                          </w:rPr>
                          <w:t>0</w:t>
                        </w:r>
                        <w:r>
                          <w:rPr>
                            <w:rFonts w:ascii="Bookman Old Style" w:hAnsi="Bookman Old Style"/>
                            <w:i/>
                            <w:sz w:val="20"/>
                          </w:rPr>
                          <w:t>.</w:t>
                        </w:r>
                        <w:r>
                          <w:rPr>
                            <w:rFonts w:ascii="Georgia" w:hAnsi="Georgia"/>
                            <w:sz w:val="20"/>
                          </w:rPr>
                          <w:t>510</w:t>
                        </w:r>
                        <w:r>
                          <w:rPr>
                            <w:sz w:val="20"/>
                          </w:rPr>
                          <w:t>–</w:t>
                        </w:r>
                        <w:r>
                          <w:rPr>
                            <w:rFonts w:ascii="Georgia" w:hAnsi="Georgia"/>
                            <w:sz w:val="20"/>
                          </w:rPr>
                          <w:t>0</w:t>
                        </w:r>
                        <w:r>
                          <w:rPr>
                            <w:rFonts w:ascii="Bookman Old Style" w:hAnsi="Bookman Old Style"/>
                            <w:i/>
                            <w:sz w:val="20"/>
                          </w:rPr>
                          <w:t>.</w:t>
                        </w:r>
                        <w:r>
                          <w:rPr>
                            <w:rFonts w:ascii="Georgia" w:hAnsi="Georgia"/>
                            <w:sz w:val="20"/>
                          </w:rPr>
                          <w:t>690</w:t>
                        </w:r>
                      </w:p>
                    </w:tc>
                    <w:tc>
                      <w:tcPr>
                        <w:tcW w:w="3615" w:type="dxa"/>
                      </w:tcPr>
                      <w:p w14:paraId="70BE524B" w14:textId="77777777" w:rsidR="00CE621D" w:rsidRDefault="00CE621D">
                        <w:pPr>
                          <w:pStyle w:val="TableParagraph"/>
                          <w:ind w:left="1612" w:right="1612"/>
                          <w:jc w:val="center"/>
                          <w:rPr>
                            <w:sz w:val="20"/>
                          </w:rPr>
                        </w:pPr>
                        <w:r>
                          <w:rPr>
                            <w:sz w:val="20"/>
                          </w:rPr>
                          <w:t>0.24</w:t>
                        </w:r>
                      </w:p>
                    </w:tc>
                  </w:tr>
                  <w:tr w:rsidR="00CE621D" w14:paraId="52A0D2BD" w14:textId="77777777">
                    <w:trPr>
                      <w:trHeight w:hRule="exact" w:val="239"/>
                    </w:trPr>
                    <w:tc>
                      <w:tcPr>
                        <w:tcW w:w="1712" w:type="dxa"/>
                      </w:tcPr>
                      <w:p w14:paraId="3D804BBD" w14:textId="77777777" w:rsidR="00CE621D" w:rsidRDefault="00CE621D">
                        <w:pPr>
                          <w:pStyle w:val="TableParagraph"/>
                          <w:ind w:left="119"/>
                          <w:rPr>
                            <w:sz w:val="20"/>
                          </w:rPr>
                        </w:pPr>
                        <w:r>
                          <w:rPr>
                            <w:sz w:val="20"/>
                          </w:rPr>
                          <w:t xml:space="preserve">PF1 </w:t>
                        </w:r>
                        <w:r>
                          <w:rPr>
                            <w:rFonts w:ascii="Georgia"/>
                            <w:sz w:val="20"/>
                          </w:rPr>
                          <w:t xml:space="preserve">800 </w:t>
                        </w:r>
                        <w:r>
                          <w:rPr>
                            <w:sz w:val="20"/>
                          </w:rPr>
                          <w:t>MHz</w:t>
                        </w:r>
                      </w:p>
                    </w:tc>
                    <w:tc>
                      <w:tcPr>
                        <w:tcW w:w="2655" w:type="dxa"/>
                      </w:tcPr>
                      <w:p w14:paraId="7DE66055" w14:textId="77777777" w:rsidR="00CE621D" w:rsidRDefault="00CE621D">
                        <w:pPr>
                          <w:pStyle w:val="TableParagraph"/>
                          <w:ind w:left="737" w:right="737"/>
                          <w:jc w:val="center"/>
                          <w:rPr>
                            <w:rFonts w:ascii="Georgia" w:hAnsi="Georgia"/>
                            <w:sz w:val="20"/>
                          </w:rPr>
                        </w:pPr>
                        <w:r>
                          <w:rPr>
                            <w:rFonts w:ascii="Georgia" w:hAnsi="Georgia"/>
                            <w:w w:val="95"/>
                            <w:sz w:val="20"/>
                          </w:rPr>
                          <w:t>0</w:t>
                        </w:r>
                        <w:r>
                          <w:rPr>
                            <w:rFonts w:ascii="Bookman Old Style" w:hAnsi="Bookman Old Style"/>
                            <w:i/>
                            <w:w w:val="95"/>
                            <w:sz w:val="20"/>
                          </w:rPr>
                          <w:t>.</w:t>
                        </w:r>
                        <w:r>
                          <w:rPr>
                            <w:rFonts w:ascii="Georgia" w:hAnsi="Georgia"/>
                            <w:w w:val="95"/>
                            <w:sz w:val="20"/>
                          </w:rPr>
                          <w:t>680</w:t>
                        </w:r>
                        <w:r>
                          <w:rPr>
                            <w:w w:val="95"/>
                            <w:sz w:val="20"/>
                          </w:rPr>
                          <w:t>–</w:t>
                        </w:r>
                        <w:r>
                          <w:rPr>
                            <w:rFonts w:ascii="Georgia" w:hAnsi="Georgia"/>
                            <w:w w:val="95"/>
                            <w:sz w:val="20"/>
                          </w:rPr>
                          <w:t>0</w:t>
                        </w:r>
                        <w:r>
                          <w:rPr>
                            <w:rFonts w:ascii="Bookman Old Style" w:hAnsi="Bookman Old Style"/>
                            <w:i/>
                            <w:w w:val="95"/>
                            <w:sz w:val="20"/>
                          </w:rPr>
                          <w:t>.</w:t>
                        </w:r>
                        <w:r>
                          <w:rPr>
                            <w:rFonts w:ascii="Georgia" w:hAnsi="Georgia"/>
                            <w:w w:val="95"/>
                            <w:sz w:val="20"/>
                          </w:rPr>
                          <w:t>920</w:t>
                        </w:r>
                      </w:p>
                    </w:tc>
                    <w:tc>
                      <w:tcPr>
                        <w:tcW w:w="3615" w:type="dxa"/>
                      </w:tcPr>
                      <w:p w14:paraId="0A0A9272" w14:textId="77777777" w:rsidR="00CE621D" w:rsidRDefault="00CE621D">
                        <w:pPr>
                          <w:pStyle w:val="TableParagraph"/>
                          <w:ind w:left="1612" w:right="1612"/>
                          <w:jc w:val="center"/>
                          <w:rPr>
                            <w:sz w:val="20"/>
                          </w:rPr>
                        </w:pPr>
                        <w:r>
                          <w:rPr>
                            <w:sz w:val="20"/>
                          </w:rPr>
                          <w:t>0.24</w:t>
                        </w:r>
                      </w:p>
                    </w:tc>
                  </w:tr>
                  <w:tr w:rsidR="00CE621D" w14:paraId="6BBB67F8" w14:textId="77777777">
                    <w:trPr>
                      <w:trHeight w:hRule="exact" w:val="239"/>
                    </w:trPr>
                    <w:tc>
                      <w:tcPr>
                        <w:tcW w:w="1712" w:type="dxa"/>
                      </w:tcPr>
                      <w:p w14:paraId="7EC186C1" w14:textId="77777777" w:rsidR="00CE621D" w:rsidRDefault="00CE621D">
                        <w:pPr>
                          <w:pStyle w:val="TableParagraph"/>
                          <w:ind w:left="119"/>
                          <w:rPr>
                            <w:sz w:val="20"/>
                          </w:rPr>
                        </w:pPr>
                        <w:r>
                          <w:rPr>
                            <w:sz w:val="20"/>
                          </w:rPr>
                          <w:t>PF2</w:t>
                        </w:r>
                      </w:p>
                    </w:tc>
                    <w:tc>
                      <w:tcPr>
                        <w:tcW w:w="2655" w:type="dxa"/>
                      </w:tcPr>
                      <w:p w14:paraId="615BA21B" w14:textId="77777777" w:rsidR="00CE621D" w:rsidRDefault="00CE621D">
                        <w:pPr>
                          <w:pStyle w:val="TableParagraph"/>
                          <w:ind w:left="737" w:right="737"/>
                          <w:jc w:val="center"/>
                          <w:rPr>
                            <w:rFonts w:ascii="Georgia" w:hAnsi="Georgia"/>
                            <w:sz w:val="20"/>
                          </w:rPr>
                        </w:pPr>
                        <w:r>
                          <w:rPr>
                            <w:rFonts w:ascii="Georgia" w:hAnsi="Georgia"/>
                            <w:sz w:val="20"/>
                          </w:rPr>
                          <w:t>0</w:t>
                        </w:r>
                        <w:r>
                          <w:rPr>
                            <w:rFonts w:ascii="Bookman Old Style" w:hAnsi="Bookman Old Style"/>
                            <w:i/>
                            <w:sz w:val="20"/>
                          </w:rPr>
                          <w:t>.</w:t>
                        </w:r>
                        <w:r>
                          <w:rPr>
                            <w:rFonts w:ascii="Georgia" w:hAnsi="Georgia"/>
                            <w:sz w:val="20"/>
                          </w:rPr>
                          <w:t>910</w:t>
                        </w:r>
                        <w:r>
                          <w:rPr>
                            <w:sz w:val="20"/>
                          </w:rPr>
                          <w:t>–</w:t>
                        </w:r>
                        <w:r>
                          <w:rPr>
                            <w:rFonts w:ascii="Georgia" w:hAnsi="Georgia"/>
                            <w:sz w:val="20"/>
                          </w:rPr>
                          <w:t>1</w:t>
                        </w:r>
                        <w:r>
                          <w:rPr>
                            <w:rFonts w:ascii="Bookman Old Style" w:hAnsi="Bookman Old Style"/>
                            <w:i/>
                            <w:sz w:val="20"/>
                          </w:rPr>
                          <w:t>.</w:t>
                        </w:r>
                        <w:r>
                          <w:rPr>
                            <w:rFonts w:ascii="Georgia" w:hAnsi="Georgia"/>
                            <w:sz w:val="20"/>
                          </w:rPr>
                          <w:t>23</w:t>
                        </w:r>
                      </w:p>
                    </w:tc>
                    <w:tc>
                      <w:tcPr>
                        <w:tcW w:w="3615" w:type="dxa"/>
                      </w:tcPr>
                      <w:p w14:paraId="1366D9BA" w14:textId="77777777" w:rsidR="00CE621D" w:rsidRDefault="00CE621D">
                        <w:pPr>
                          <w:pStyle w:val="TableParagraph"/>
                          <w:ind w:left="1612" w:right="1612"/>
                          <w:jc w:val="center"/>
                          <w:rPr>
                            <w:sz w:val="20"/>
                          </w:rPr>
                        </w:pPr>
                        <w:r>
                          <w:rPr>
                            <w:sz w:val="20"/>
                          </w:rPr>
                          <w:t>0.24</w:t>
                        </w:r>
                      </w:p>
                    </w:tc>
                  </w:tr>
                  <w:tr w:rsidR="00CE621D" w14:paraId="0A56A705" w14:textId="77777777">
                    <w:trPr>
                      <w:trHeight w:hRule="exact" w:val="239"/>
                    </w:trPr>
                    <w:tc>
                      <w:tcPr>
                        <w:tcW w:w="1712" w:type="dxa"/>
                      </w:tcPr>
                      <w:p w14:paraId="0F90862A" w14:textId="77777777" w:rsidR="00CE621D" w:rsidRDefault="00CE621D">
                        <w:pPr>
                          <w:pStyle w:val="TableParagraph"/>
                          <w:ind w:left="119"/>
                          <w:rPr>
                            <w:sz w:val="20"/>
                          </w:rPr>
                        </w:pPr>
                        <w:r>
                          <w:rPr>
                            <w:sz w:val="20"/>
                          </w:rPr>
                          <w:t>L-Band</w:t>
                        </w:r>
                      </w:p>
                    </w:tc>
                    <w:tc>
                      <w:tcPr>
                        <w:tcW w:w="2655" w:type="dxa"/>
                      </w:tcPr>
                      <w:p w14:paraId="3677B07B" w14:textId="77777777" w:rsidR="00CE621D" w:rsidRDefault="00CE621D">
                        <w:pPr>
                          <w:pStyle w:val="TableParagraph"/>
                          <w:ind w:left="737" w:right="737"/>
                          <w:jc w:val="center"/>
                          <w:rPr>
                            <w:rFonts w:ascii="Georgia" w:hAnsi="Georgia"/>
                            <w:sz w:val="20"/>
                          </w:rPr>
                        </w:pPr>
                        <w:r>
                          <w:rPr>
                            <w:rFonts w:ascii="Georgia" w:hAnsi="Georgia"/>
                            <w:sz w:val="20"/>
                          </w:rPr>
                          <w:t>1</w:t>
                        </w:r>
                        <w:r>
                          <w:rPr>
                            <w:rFonts w:ascii="Bookman Old Style" w:hAnsi="Bookman Old Style"/>
                            <w:i/>
                            <w:sz w:val="20"/>
                          </w:rPr>
                          <w:t>.</w:t>
                        </w:r>
                        <w:r>
                          <w:rPr>
                            <w:rFonts w:ascii="Georgia" w:hAnsi="Georgia"/>
                            <w:sz w:val="20"/>
                          </w:rPr>
                          <w:t>15</w:t>
                        </w:r>
                        <w:r>
                          <w:rPr>
                            <w:sz w:val="20"/>
                          </w:rPr>
                          <w:t>–</w:t>
                        </w:r>
                        <w:r>
                          <w:rPr>
                            <w:rFonts w:ascii="Georgia" w:hAnsi="Georgia"/>
                            <w:sz w:val="20"/>
                          </w:rPr>
                          <w:t>1</w:t>
                        </w:r>
                        <w:r>
                          <w:rPr>
                            <w:rFonts w:ascii="Bookman Old Style" w:hAnsi="Bookman Old Style"/>
                            <w:i/>
                            <w:sz w:val="20"/>
                          </w:rPr>
                          <w:t>.</w:t>
                        </w:r>
                        <w:r>
                          <w:rPr>
                            <w:rFonts w:ascii="Georgia" w:hAnsi="Georgia"/>
                            <w:sz w:val="20"/>
                          </w:rPr>
                          <w:t>73</w:t>
                        </w:r>
                      </w:p>
                    </w:tc>
                    <w:tc>
                      <w:tcPr>
                        <w:tcW w:w="3615" w:type="dxa"/>
                      </w:tcPr>
                      <w:p w14:paraId="28BA3381" w14:textId="77777777" w:rsidR="00CE621D" w:rsidRDefault="00CE621D">
                        <w:pPr>
                          <w:pStyle w:val="TableParagraph"/>
                          <w:ind w:left="1612" w:right="1612"/>
                          <w:jc w:val="center"/>
                          <w:rPr>
                            <w:sz w:val="20"/>
                          </w:rPr>
                        </w:pPr>
                        <w:r>
                          <w:rPr>
                            <w:sz w:val="20"/>
                          </w:rPr>
                          <w:t>0.65</w:t>
                        </w:r>
                      </w:p>
                    </w:tc>
                  </w:tr>
                  <w:tr w:rsidR="00CE621D" w14:paraId="51952E54" w14:textId="77777777">
                    <w:trPr>
                      <w:trHeight w:hRule="exact" w:val="239"/>
                    </w:trPr>
                    <w:tc>
                      <w:tcPr>
                        <w:tcW w:w="1712" w:type="dxa"/>
                      </w:tcPr>
                      <w:p w14:paraId="39522569" w14:textId="77777777" w:rsidR="00CE621D" w:rsidRDefault="00CE621D">
                        <w:pPr>
                          <w:pStyle w:val="TableParagraph"/>
                          <w:ind w:left="119"/>
                          <w:rPr>
                            <w:sz w:val="20"/>
                          </w:rPr>
                        </w:pPr>
                        <w:r>
                          <w:rPr>
                            <w:sz w:val="20"/>
                          </w:rPr>
                          <w:t>S-Band</w:t>
                        </w:r>
                      </w:p>
                    </w:tc>
                    <w:tc>
                      <w:tcPr>
                        <w:tcW w:w="2655" w:type="dxa"/>
                      </w:tcPr>
                      <w:p w14:paraId="1F7208A2" w14:textId="77777777" w:rsidR="00CE621D" w:rsidRDefault="00CE621D">
                        <w:pPr>
                          <w:pStyle w:val="TableParagraph"/>
                          <w:ind w:left="737" w:right="737"/>
                          <w:jc w:val="center"/>
                          <w:rPr>
                            <w:rFonts w:ascii="Georgia" w:hAnsi="Georgia"/>
                            <w:sz w:val="20"/>
                          </w:rPr>
                        </w:pPr>
                        <w:r>
                          <w:rPr>
                            <w:rFonts w:ascii="Georgia" w:hAnsi="Georgia"/>
                            <w:sz w:val="20"/>
                          </w:rPr>
                          <w:t>1</w:t>
                        </w:r>
                        <w:r>
                          <w:rPr>
                            <w:rFonts w:ascii="Bookman Old Style" w:hAnsi="Bookman Old Style"/>
                            <w:i/>
                            <w:sz w:val="20"/>
                          </w:rPr>
                          <w:t>.</w:t>
                        </w:r>
                        <w:r>
                          <w:rPr>
                            <w:rFonts w:ascii="Georgia" w:hAnsi="Georgia"/>
                            <w:sz w:val="20"/>
                          </w:rPr>
                          <w:t>73</w:t>
                        </w:r>
                        <w:r>
                          <w:rPr>
                            <w:sz w:val="20"/>
                          </w:rPr>
                          <w:t>–</w:t>
                        </w:r>
                        <w:r>
                          <w:rPr>
                            <w:rFonts w:ascii="Georgia" w:hAnsi="Georgia"/>
                            <w:sz w:val="20"/>
                          </w:rPr>
                          <w:t>2</w:t>
                        </w:r>
                        <w:r>
                          <w:rPr>
                            <w:rFonts w:ascii="Bookman Old Style" w:hAnsi="Bookman Old Style"/>
                            <w:i/>
                            <w:sz w:val="20"/>
                          </w:rPr>
                          <w:t>.</w:t>
                        </w:r>
                        <w:r>
                          <w:rPr>
                            <w:rFonts w:ascii="Georgia" w:hAnsi="Georgia"/>
                            <w:sz w:val="20"/>
                          </w:rPr>
                          <w:t>60</w:t>
                        </w:r>
                      </w:p>
                    </w:tc>
                    <w:tc>
                      <w:tcPr>
                        <w:tcW w:w="3615" w:type="dxa"/>
                      </w:tcPr>
                      <w:p w14:paraId="74C2005F" w14:textId="77777777" w:rsidR="00CE621D" w:rsidRDefault="00CE621D">
                        <w:pPr>
                          <w:pStyle w:val="TableParagraph"/>
                          <w:ind w:left="1612" w:right="1612"/>
                          <w:jc w:val="center"/>
                          <w:rPr>
                            <w:sz w:val="20"/>
                          </w:rPr>
                        </w:pPr>
                        <w:r>
                          <w:rPr>
                            <w:sz w:val="20"/>
                          </w:rPr>
                          <w:t>0.97</w:t>
                        </w:r>
                      </w:p>
                    </w:tc>
                  </w:tr>
                  <w:tr w:rsidR="00CE621D" w14:paraId="6BA34A74" w14:textId="77777777">
                    <w:trPr>
                      <w:trHeight w:hRule="exact" w:val="239"/>
                    </w:trPr>
                    <w:tc>
                      <w:tcPr>
                        <w:tcW w:w="1712" w:type="dxa"/>
                      </w:tcPr>
                      <w:p w14:paraId="631F230E" w14:textId="77777777" w:rsidR="00CE621D" w:rsidRDefault="00CE621D">
                        <w:pPr>
                          <w:pStyle w:val="TableParagraph"/>
                          <w:ind w:left="119"/>
                          <w:rPr>
                            <w:sz w:val="20"/>
                          </w:rPr>
                        </w:pPr>
                        <w:r>
                          <w:rPr>
                            <w:sz w:val="20"/>
                          </w:rPr>
                          <w:t>C-Band</w:t>
                        </w:r>
                      </w:p>
                    </w:tc>
                    <w:tc>
                      <w:tcPr>
                        <w:tcW w:w="2655" w:type="dxa"/>
                      </w:tcPr>
                      <w:p w14:paraId="3C90C86C" w14:textId="77777777" w:rsidR="00CE621D" w:rsidRDefault="00CE621D">
                        <w:pPr>
                          <w:pStyle w:val="TableParagraph"/>
                          <w:ind w:left="737" w:right="737"/>
                          <w:jc w:val="center"/>
                          <w:rPr>
                            <w:rFonts w:ascii="Georgia" w:hAnsi="Georgia"/>
                            <w:sz w:val="20"/>
                          </w:rPr>
                        </w:pPr>
                        <w:r>
                          <w:rPr>
                            <w:rFonts w:ascii="Georgia" w:hAnsi="Georgia"/>
                            <w:sz w:val="20"/>
                          </w:rPr>
                          <w:t>3</w:t>
                        </w:r>
                        <w:r>
                          <w:rPr>
                            <w:rFonts w:ascii="Bookman Old Style" w:hAnsi="Bookman Old Style"/>
                            <w:i/>
                            <w:sz w:val="20"/>
                          </w:rPr>
                          <w:t>.</w:t>
                        </w:r>
                        <w:r>
                          <w:rPr>
                            <w:rFonts w:ascii="Georgia" w:hAnsi="Georgia"/>
                            <w:sz w:val="20"/>
                          </w:rPr>
                          <w:t>95</w:t>
                        </w:r>
                        <w:r>
                          <w:rPr>
                            <w:sz w:val="20"/>
                          </w:rPr>
                          <w:t>–</w:t>
                        </w:r>
                        <w:r>
                          <w:rPr>
                            <w:rFonts w:ascii="Georgia" w:hAnsi="Georgia"/>
                            <w:sz w:val="20"/>
                          </w:rPr>
                          <w:t>8</w:t>
                        </w:r>
                        <w:r>
                          <w:rPr>
                            <w:rFonts w:ascii="Bookman Old Style" w:hAnsi="Bookman Old Style"/>
                            <w:i/>
                            <w:sz w:val="20"/>
                          </w:rPr>
                          <w:t>.</w:t>
                        </w:r>
                        <w:r>
                          <w:rPr>
                            <w:rFonts w:ascii="Georgia" w:hAnsi="Georgia"/>
                            <w:sz w:val="20"/>
                          </w:rPr>
                          <w:t>0</w:t>
                        </w:r>
                      </w:p>
                    </w:tc>
                    <w:tc>
                      <w:tcPr>
                        <w:tcW w:w="3615" w:type="dxa"/>
                      </w:tcPr>
                      <w:p w14:paraId="1965A623" w14:textId="77777777" w:rsidR="00CE621D" w:rsidRDefault="00CE621D">
                        <w:pPr>
                          <w:pStyle w:val="TableParagraph"/>
                          <w:ind w:left="1612" w:right="1612"/>
                          <w:jc w:val="center"/>
                          <w:rPr>
                            <w:sz w:val="20"/>
                          </w:rPr>
                        </w:pPr>
                        <w:r>
                          <w:rPr>
                            <w:sz w:val="20"/>
                          </w:rPr>
                          <w:t>3.8</w:t>
                        </w:r>
                      </w:p>
                    </w:tc>
                  </w:tr>
                  <w:tr w:rsidR="00CE621D" w14:paraId="606BF904" w14:textId="77777777">
                    <w:trPr>
                      <w:trHeight w:hRule="exact" w:val="239"/>
                    </w:trPr>
                    <w:tc>
                      <w:tcPr>
                        <w:tcW w:w="1712" w:type="dxa"/>
                      </w:tcPr>
                      <w:p w14:paraId="726C37C1" w14:textId="77777777" w:rsidR="00CE621D" w:rsidRDefault="00CE621D">
                        <w:pPr>
                          <w:pStyle w:val="TableParagraph"/>
                          <w:ind w:left="119"/>
                          <w:rPr>
                            <w:sz w:val="20"/>
                          </w:rPr>
                        </w:pPr>
                        <w:r>
                          <w:rPr>
                            <w:sz w:val="20"/>
                          </w:rPr>
                          <w:t>X-Band</w:t>
                        </w:r>
                      </w:p>
                    </w:tc>
                    <w:tc>
                      <w:tcPr>
                        <w:tcW w:w="2655" w:type="dxa"/>
                      </w:tcPr>
                      <w:p w14:paraId="3CA3CB71" w14:textId="77777777" w:rsidR="00CE621D" w:rsidRDefault="00CE621D">
                        <w:pPr>
                          <w:pStyle w:val="TableParagraph"/>
                          <w:ind w:left="737" w:right="737"/>
                          <w:jc w:val="center"/>
                          <w:rPr>
                            <w:rFonts w:ascii="Georgia" w:hAnsi="Georgia"/>
                            <w:sz w:val="20"/>
                          </w:rPr>
                        </w:pPr>
                        <w:r>
                          <w:rPr>
                            <w:rFonts w:ascii="Georgia" w:hAnsi="Georgia"/>
                            <w:sz w:val="20"/>
                          </w:rPr>
                          <w:t>8</w:t>
                        </w:r>
                        <w:r>
                          <w:rPr>
                            <w:rFonts w:ascii="Bookman Old Style" w:hAnsi="Bookman Old Style"/>
                            <w:i/>
                            <w:sz w:val="20"/>
                          </w:rPr>
                          <w:t>.</w:t>
                        </w:r>
                        <w:r>
                          <w:rPr>
                            <w:rFonts w:ascii="Georgia" w:hAnsi="Georgia"/>
                            <w:sz w:val="20"/>
                          </w:rPr>
                          <w:t>0</w:t>
                        </w:r>
                        <w:r>
                          <w:rPr>
                            <w:sz w:val="20"/>
                          </w:rPr>
                          <w:t>–</w:t>
                        </w:r>
                        <w:r>
                          <w:rPr>
                            <w:rFonts w:ascii="Georgia" w:hAnsi="Georgia"/>
                            <w:sz w:val="20"/>
                          </w:rPr>
                          <w:t>11</w:t>
                        </w:r>
                        <w:r>
                          <w:rPr>
                            <w:rFonts w:ascii="Bookman Old Style" w:hAnsi="Bookman Old Style"/>
                            <w:i/>
                            <w:sz w:val="20"/>
                          </w:rPr>
                          <w:t>.</w:t>
                        </w:r>
                        <w:r>
                          <w:rPr>
                            <w:rFonts w:ascii="Georgia" w:hAnsi="Georgia"/>
                            <w:sz w:val="20"/>
                          </w:rPr>
                          <w:t>6</w:t>
                        </w:r>
                      </w:p>
                    </w:tc>
                    <w:tc>
                      <w:tcPr>
                        <w:tcW w:w="3615" w:type="dxa"/>
                      </w:tcPr>
                      <w:p w14:paraId="72C09047" w14:textId="77777777" w:rsidR="00CE621D" w:rsidRDefault="00CE621D">
                        <w:pPr>
                          <w:pStyle w:val="TableParagraph"/>
                          <w:ind w:left="1612" w:right="1612"/>
                          <w:jc w:val="center"/>
                          <w:rPr>
                            <w:sz w:val="20"/>
                          </w:rPr>
                        </w:pPr>
                        <w:r>
                          <w:rPr>
                            <w:sz w:val="20"/>
                          </w:rPr>
                          <w:t>2.4</w:t>
                        </w:r>
                      </w:p>
                    </w:tc>
                  </w:tr>
                  <w:tr w:rsidR="00CE621D" w14:paraId="71B31902" w14:textId="77777777">
                    <w:trPr>
                      <w:trHeight w:hRule="exact" w:val="239"/>
                    </w:trPr>
                    <w:tc>
                      <w:tcPr>
                        <w:tcW w:w="1712" w:type="dxa"/>
                      </w:tcPr>
                      <w:p w14:paraId="293CE6CC" w14:textId="77777777" w:rsidR="00CE621D" w:rsidRDefault="00CE621D">
                        <w:pPr>
                          <w:pStyle w:val="TableParagraph"/>
                          <w:ind w:left="119"/>
                          <w:rPr>
                            <w:sz w:val="20"/>
                          </w:rPr>
                        </w:pPr>
                        <w:r>
                          <w:rPr>
                            <w:sz w:val="20"/>
                          </w:rPr>
                          <w:t>Ku-Band</w:t>
                        </w:r>
                      </w:p>
                    </w:tc>
                    <w:tc>
                      <w:tcPr>
                        <w:tcW w:w="2655" w:type="dxa"/>
                      </w:tcPr>
                      <w:p w14:paraId="206ED982" w14:textId="77777777" w:rsidR="00CE621D" w:rsidRDefault="00CE621D">
                        <w:pPr>
                          <w:pStyle w:val="TableParagraph"/>
                          <w:ind w:left="737" w:right="737"/>
                          <w:jc w:val="center"/>
                          <w:rPr>
                            <w:rFonts w:ascii="Georgia" w:hAnsi="Georgia"/>
                            <w:sz w:val="20"/>
                          </w:rPr>
                        </w:pPr>
                        <w:r>
                          <w:rPr>
                            <w:rFonts w:ascii="Georgia" w:hAnsi="Georgia"/>
                            <w:sz w:val="20"/>
                          </w:rPr>
                          <w:t>12</w:t>
                        </w:r>
                        <w:r>
                          <w:rPr>
                            <w:rFonts w:ascii="Bookman Old Style" w:hAnsi="Bookman Old Style"/>
                            <w:i/>
                            <w:sz w:val="20"/>
                          </w:rPr>
                          <w:t>.</w:t>
                        </w:r>
                        <w:r>
                          <w:rPr>
                            <w:rFonts w:ascii="Georgia" w:hAnsi="Georgia"/>
                            <w:sz w:val="20"/>
                          </w:rPr>
                          <w:t>0</w:t>
                        </w:r>
                        <w:r>
                          <w:rPr>
                            <w:sz w:val="20"/>
                          </w:rPr>
                          <w:t>–</w:t>
                        </w:r>
                        <w:r>
                          <w:rPr>
                            <w:rFonts w:ascii="Georgia" w:hAnsi="Georgia"/>
                            <w:sz w:val="20"/>
                          </w:rPr>
                          <w:t>15</w:t>
                        </w:r>
                        <w:r>
                          <w:rPr>
                            <w:rFonts w:ascii="Bookman Old Style" w:hAnsi="Bookman Old Style"/>
                            <w:i/>
                            <w:sz w:val="20"/>
                          </w:rPr>
                          <w:t>.</w:t>
                        </w:r>
                        <w:r>
                          <w:rPr>
                            <w:rFonts w:ascii="Georgia" w:hAnsi="Georgia"/>
                            <w:sz w:val="20"/>
                          </w:rPr>
                          <w:t>4</w:t>
                        </w:r>
                      </w:p>
                    </w:tc>
                    <w:tc>
                      <w:tcPr>
                        <w:tcW w:w="3615" w:type="dxa"/>
                      </w:tcPr>
                      <w:p w14:paraId="579B08F2" w14:textId="77777777" w:rsidR="00CE621D" w:rsidRDefault="00CE621D">
                        <w:pPr>
                          <w:pStyle w:val="TableParagraph"/>
                          <w:ind w:left="1612" w:right="1612"/>
                          <w:jc w:val="center"/>
                          <w:rPr>
                            <w:sz w:val="20"/>
                          </w:rPr>
                        </w:pPr>
                        <w:r>
                          <w:rPr>
                            <w:sz w:val="20"/>
                          </w:rPr>
                          <w:t>3.5</w:t>
                        </w:r>
                      </w:p>
                    </w:tc>
                  </w:tr>
                  <w:tr w:rsidR="00CE621D" w14:paraId="412E27DC" w14:textId="77777777">
                    <w:trPr>
                      <w:trHeight w:hRule="exact" w:val="239"/>
                    </w:trPr>
                    <w:tc>
                      <w:tcPr>
                        <w:tcW w:w="1712" w:type="dxa"/>
                      </w:tcPr>
                      <w:p w14:paraId="7ED34D8B" w14:textId="77777777" w:rsidR="00CE621D" w:rsidRDefault="00CE621D">
                        <w:pPr>
                          <w:pStyle w:val="TableParagraph"/>
                          <w:ind w:left="119"/>
                          <w:rPr>
                            <w:sz w:val="20"/>
                          </w:rPr>
                        </w:pPr>
                        <w:r>
                          <w:rPr>
                            <w:sz w:val="20"/>
                          </w:rPr>
                          <w:t>KFPA</w:t>
                        </w:r>
                      </w:p>
                    </w:tc>
                    <w:tc>
                      <w:tcPr>
                        <w:tcW w:w="2655" w:type="dxa"/>
                      </w:tcPr>
                      <w:p w14:paraId="0B52DC63" w14:textId="77777777" w:rsidR="00CE621D" w:rsidRDefault="00CE621D">
                        <w:pPr>
                          <w:pStyle w:val="TableParagraph"/>
                          <w:ind w:left="737" w:right="737"/>
                          <w:jc w:val="center"/>
                          <w:rPr>
                            <w:rFonts w:ascii="Georgia" w:hAnsi="Georgia"/>
                            <w:sz w:val="20"/>
                          </w:rPr>
                        </w:pPr>
                        <w:r>
                          <w:rPr>
                            <w:rFonts w:ascii="Georgia" w:hAnsi="Georgia"/>
                            <w:sz w:val="20"/>
                          </w:rPr>
                          <w:t>18</w:t>
                        </w:r>
                        <w:r>
                          <w:rPr>
                            <w:rFonts w:ascii="Bookman Old Style" w:hAnsi="Bookman Old Style"/>
                            <w:i/>
                            <w:sz w:val="20"/>
                          </w:rPr>
                          <w:t>.</w:t>
                        </w:r>
                        <w:r>
                          <w:rPr>
                            <w:rFonts w:ascii="Georgia" w:hAnsi="Georgia"/>
                            <w:sz w:val="20"/>
                          </w:rPr>
                          <w:t>0</w:t>
                        </w:r>
                        <w:r>
                          <w:rPr>
                            <w:sz w:val="20"/>
                          </w:rPr>
                          <w:t>–</w:t>
                        </w:r>
                        <w:r>
                          <w:rPr>
                            <w:rFonts w:ascii="Georgia" w:hAnsi="Georgia"/>
                            <w:sz w:val="20"/>
                          </w:rPr>
                          <w:t>27</w:t>
                        </w:r>
                        <w:r>
                          <w:rPr>
                            <w:rFonts w:ascii="Bookman Old Style" w:hAnsi="Bookman Old Style"/>
                            <w:i/>
                            <w:sz w:val="20"/>
                          </w:rPr>
                          <w:t>.</w:t>
                        </w:r>
                        <w:r>
                          <w:rPr>
                            <w:rFonts w:ascii="Georgia" w:hAnsi="Georgia"/>
                            <w:sz w:val="20"/>
                          </w:rPr>
                          <w:t>5</w:t>
                        </w:r>
                      </w:p>
                    </w:tc>
                    <w:tc>
                      <w:tcPr>
                        <w:tcW w:w="3615" w:type="dxa"/>
                      </w:tcPr>
                      <w:p w14:paraId="04DD846E" w14:textId="77777777" w:rsidR="00CE621D" w:rsidRDefault="00CE621D">
                        <w:pPr>
                          <w:pStyle w:val="TableParagraph"/>
                          <w:ind w:left="455"/>
                          <w:rPr>
                            <w:sz w:val="20"/>
                          </w:rPr>
                        </w:pPr>
                        <w:r>
                          <w:rPr>
                            <w:sz w:val="20"/>
                          </w:rPr>
                          <w:t>1.8 (multi-feed); 8 (single-feed)</w:t>
                        </w:r>
                      </w:p>
                    </w:tc>
                  </w:tr>
                  <w:tr w:rsidR="00CE621D" w14:paraId="1452EFE9" w14:textId="77777777">
                    <w:trPr>
                      <w:trHeight w:hRule="exact" w:val="239"/>
                    </w:trPr>
                    <w:tc>
                      <w:tcPr>
                        <w:tcW w:w="1712" w:type="dxa"/>
                      </w:tcPr>
                      <w:p w14:paraId="22BBE9BB" w14:textId="77777777" w:rsidR="00CE621D" w:rsidRDefault="00CE621D">
                        <w:pPr>
                          <w:pStyle w:val="TableParagraph"/>
                          <w:ind w:left="119"/>
                          <w:rPr>
                            <w:sz w:val="20"/>
                          </w:rPr>
                        </w:pPr>
                        <w:r>
                          <w:rPr>
                            <w:sz w:val="20"/>
                          </w:rPr>
                          <w:t>Ka-Band MM-F1</w:t>
                        </w:r>
                      </w:p>
                    </w:tc>
                    <w:tc>
                      <w:tcPr>
                        <w:tcW w:w="2655" w:type="dxa"/>
                      </w:tcPr>
                      <w:p w14:paraId="1E02775D" w14:textId="77777777" w:rsidR="00CE621D" w:rsidRDefault="00CE621D">
                        <w:pPr>
                          <w:pStyle w:val="TableParagraph"/>
                          <w:ind w:left="737" w:right="737"/>
                          <w:jc w:val="center"/>
                          <w:rPr>
                            <w:rFonts w:ascii="Georgia" w:hAnsi="Georgia"/>
                            <w:sz w:val="20"/>
                          </w:rPr>
                        </w:pPr>
                        <w:r>
                          <w:rPr>
                            <w:rFonts w:ascii="Georgia" w:hAnsi="Georgia"/>
                            <w:sz w:val="20"/>
                          </w:rPr>
                          <w:t>26</w:t>
                        </w:r>
                        <w:r>
                          <w:rPr>
                            <w:rFonts w:ascii="Bookman Old Style" w:hAnsi="Bookman Old Style"/>
                            <w:i/>
                            <w:sz w:val="20"/>
                          </w:rPr>
                          <w:t>.</w:t>
                        </w:r>
                        <w:r>
                          <w:rPr>
                            <w:rFonts w:ascii="Georgia" w:hAnsi="Georgia"/>
                            <w:sz w:val="20"/>
                          </w:rPr>
                          <w:t>0</w:t>
                        </w:r>
                        <w:r>
                          <w:rPr>
                            <w:sz w:val="20"/>
                          </w:rPr>
                          <w:t>–</w:t>
                        </w:r>
                        <w:r>
                          <w:rPr>
                            <w:rFonts w:ascii="Georgia" w:hAnsi="Georgia"/>
                            <w:sz w:val="20"/>
                          </w:rPr>
                          <w:t>31</w:t>
                        </w:r>
                        <w:r>
                          <w:rPr>
                            <w:rFonts w:ascii="Bookman Old Style" w:hAnsi="Bookman Old Style"/>
                            <w:i/>
                            <w:sz w:val="20"/>
                          </w:rPr>
                          <w:t>.</w:t>
                        </w:r>
                        <w:r>
                          <w:rPr>
                            <w:rFonts w:ascii="Georgia" w:hAnsi="Georgia"/>
                            <w:sz w:val="20"/>
                          </w:rPr>
                          <w:t>0</w:t>
                        </w:r>
                      </w:p>
                    </w:tc>
                    <w:tc>
                      <w:tcPr>
                        <w:tcW w:w="3615" w:type="dxa"/>
                      </w:tcPr>
                      <w:p w14:paraId="5FA9E8C0" w14:textId="77777777" w:rsidR="00CE621D" w:rsidRDefault="00CE621D">
                        <w:pPr>
                          <w:pStyle w:val="TableParagraph"/>
                          <w:ind w:left="1612" w:right="1612"/>
                          <w:jc w:val="center"/>
                          <w:rPr>
                            <w:sz w:val="20"/>
                          </w:rPr>
                        </w:pPr>
                        <w:r>
                          <w:rPr>
                            <w:sz w:val="20"/>
                          </w:rPr>
                          <w:t>4.0</w:t>
                        </w:r>
                      </w:p>
                    </w:tc>
                  </w:tr>
                  <w:tr w:rsidR="00CE621D" w14:paraId="594E83EF" w14:textId="77777777">
                    <w:trPr>
                      <w:trHeight w:hRule="exact" w:val="239"/>
                    </w:trPr>
                    <w:tc>
                      <w:tcPr>
                        <w:tcW w:w="1712" w:type="dxa"/>
                      </w:tcPr>
                      <w:p w14:paraId="4CCA6F2C" w14:textId="77777777" w:rsidR="00CE621D" w:rsidRDefault="00CE621D">
                        <w:pPr>
                          <w:pStyle w:val="TableParagraph"/>
                          <w:ind w:left="119"/>
                          <w:rPr>
                            <w:sz w:val="20"/>
                          </w:rPr>
                        </w:pPr>
                        <w:r>
                          <w:rPr>
                            <w:sz w:val="20"/>
                          </w:rPr>
                          <w:t>Ka-Band MM-F2</w:t>
                        </w:r>
                      </w:p>
                    </w:tc>
                    <w:tc>
                      <w:tcPr>
                        <w:tcW w:w="2655" w:type="dxa"/>
                      </w:tcPr>
                      <w:p w14:paraId="0D17C74D" w14:textId="77777777" w:rsidR="00CE621D" w:rsidRDefault="00CE621D">
                        <w:pPr>
                          <w:pStyle w:val="TableParagraph"/>
                          <w:ind w:left="737" w:right="737"/>
                          <w:jc w:val="center"/>
                          <w:rPr>
                            <w:rFonts w:ascii="Georgia" w:hAnsi="Georgia"/>
                            <w:sz w:val="20"/>
                          </w:rPr>
                        </w:pPr>
                        <w:r>
                          <w:rPr>
                            <w:rFonts w:ascii="Georgia" w:hAnsi="Georgia"/>
                            <w:sz w:val="20"/>
                          </w:rPr>
                          <w:t>30</w:t>
                        </w:r>
                        <w:r>
                          <w:rPr>
                            <w:rFonts w:ascii="Bookman Old Style" w:hAnsi="Bookman Old Style"/>
                            <w:i/>
                            <w:sz w:val="20"/>
                          </w:rPr>
                          <w:t>.</w:t>
                        </w:r>
                        <w:r>
                          <w:rPr>
                            <w:rFonts w:ascii="Georgia" w:hAnsi="Georgia"/>
                            <w:sz w:val="20"/>
                          </w:rPr>
                          <w:t>5</w:t>
                        </w:r>
                        <w:r>
                          <w:rPr>
                            <w:sz w:val="20"/>
                          </w:rPr>
                          <w:t>–</w:t>
                        </w:r>
                        <w:r>
                          <w:rPr>
                            <w:rFonts w:ascii="Georgia" w:hAnsi="Georgia"/>
                            <w:sz w:val="20"/>
                          </w:rPr>
                          <w:t>37</w:t>
                        </w:r>
                        <w:r>
                          <w:rPr>
                            <w:rFonts w:ascii="Bookman Old Style" w:hAnsi="Bookman Old Style"/>
                            <w:i/>
                            <w:sz w:val="20"/>
                          </w:rPr>
                          <w:t>.</w:t>
                        </w:r>
                        <w:r>
                          <w:rPr>
                            <w:rFonts w:ascii="Georgia" w:hAnsi="Georgia"/>
                            <w:sz w:val="20"/>
                          </w:rPr>
                          <w:t>0</w:t>
                        </w:r>
                      </w:p>
                    </w:tc>
                    <w:tc>
                      <w:tcPr>
                        <w:tcW w:w="3615" w:type="dxa"/>
                      </w:tcPr>
                      <w:p w14:paraId="6445800E" w14:textId="77777777" w:rsidR="00CE621D" w:rsidRDefault="00CE621D">
                        <w:pPr>
                          <w:pStyle w:val="TableParagraph"/>
                          <w:ind w:left="1612" w:right="1612"/>
                          <w:jc w:val="center"/>
                          <w:rPr>
                            <w:sz w:val="20"/>
                          </w:rPr>
                        </w:pPr>
                        <w:r>
                          <w:rPr>
                            <w:sz w:val="20"/>
                          </w:rPr>
                          <w:t>4.0</w:t>
                        </w:r>
                      </w:p>
                    </w:tc>
                  </w:tr>
                  <w:tr w:rsidR="00CE621D" w14:paraId="065C75F4" w14:textId="77777777">
                    <w:trPr>
                      <w:trHeight w:hRule="exact" w:val="239"/>
                    </w:trPr>
                    <w:tc>
                      <w:tcPr>
                        <w:tcW w:w="1712" w:type="dxa"/>
                      </w:tcPr>
                      <w:p w14:paraId="3428426A" w14:textId="77777777" w:rsidR="00CE621D" w:rsidRDefault="00CE621D">
                        <w:pPr>
                          <w:pStyle w:val="TableParagraph"/>
                          <w:ind w:left="119"/>
                          <w:rPr>
                            <w:sz w:val="20"/>
                          </w:rPr>
                        </w:pPr>
                        <w:r>
                          <w:rPr>
                            <w:sz w:val="20"/>
                          </w:rPr>
                          <w:t>Ka-Band MM-F3</w:t>
                        </w:r>
                      </w:p>
                    </w:tc>
                    <w:tc>
                      <w:tcPr>
                        <w:tcW w:w="2655" w:type="dxa"/>
                      </w:tcPr>
                      <w:p w14:paraId="0788A724" w14:textId="77777777" w:rsidR="00CE621D" w:rsidRDefault="00CE621D">
                        <w:pPr>
                          <w:pStyle w:val="TableParagraph"/>
                          <w:ind w:left="737" w:right="737"/>
                          <w:jc w:val="center"/>
                          <w:rPr>
                            <w:rFonts w:ascii="Georgia" w:hAnsi="Georgia"/>
                            <w:sz w:val="20"/>
                          </w:rPr>
                        </w:pPr>
                        <w:r>
                          <w:rPr>
                            <w:rFonts w:ascii="Georgia" w:hAnsi="Georgia"/>
                            <w:sz w:val="20"/>
                          </w:rPr>
                          <w:t>36</w:t>
                        </w:r>
                        <w:r>
                          <w:rPr>
                            <w:rFonts w:ascii="Bookman Old Style" w:hAnsi="Bookman Old Style"/>
                            <w:i/>
                            <w:sz w:val="20"/>
                          </w:rPr>
                          <w:t>.</w:t>
                        </w:r>
                        <w:r>
                          <w:rPr>
                            <w:rFonts w:ascii="Georgia" w:hAnsi="Georgia"/>
                            <w:sz w:val="20"/>
                          </w:rPr>
                          <w:t>0</w:t>
                        </w:r>
                        <w:r>
                          <w:rPr>
                            <w:sz w:val="20"/>
                          </w:rPr>
                          <w:t>–</w:t>
                        </w:r>
                        <w:r>
                          <w:rPr>
                            <w:rFonts w:ascii="Georgia" w:hAnsi="Georgia"/>
                            <w:sz w:val="20"/>
                          </w:rPr>
                          <w:t>39</w:t>
                        </w:r>
                        <w:r>
                          <w:rPr>
                            <w:rFonts w:ascii="Bookman Old Style" w:hAnsi="Bookman Old Style"/>
                            <w:i/>
                            <w:sz w:val="20"/>
                          </w:rPr>
                          <w:t>.</w:t>
                        </w:r>
                        <w:r>
                          <w:rPr>
                            <w:rFonts w:ascii="Georgia" w:hAnsi="Georgia"/>
                            <w:sz w:val="20"/>
                          </w:rPr>
                          <w:t>5</w:t>
                        </w:r>
                      </w:p>
                    </w:tc>
                    <w:tc>
                      <w:tcPr>
                        <w:tcW w:w="3615" w:type="dxa"/>
                      </w:tcPr>
                      <w:p w14:paraId="2080C042" w14:textId="77777777" w:rsidR="00CE621D" w:rsidRDefault="00CE621D">
                        <w:pPr>
                          <w:pStyle w:val="TableParagraph"/>
                          <w:ind w:left="1612" w:right="1612"/>
                          <w:jc w:val="center"/>
                          <w:rPr>
                            <w:sz w:val="20"/>
                          </w:rPr>
                        </w:pPr>
                        <w:r>
                          <w:rPr>
                            <w:sz w:val="20"/>
                          </w:rPr>
                          <w:t>4.0</w:t>
                        </w:r>
                      </w:p>
                    </w:tc>
                  </w:tr>
                  <w:tr w:rsidR="00CE621D" w14:paraId="0B1DC796" w14:textId="77777777">
                    <w:trPr>
                      <w:trHeight w:hRule="exact" w:val="239"/>
                    </w:trPr>
                    <w:tc>
                      <w:tcPr>
                        <w:tcW w:w="1712" w:type="dxa"/>
                      </w:tcPr>
                      <w:p w14:paraId="2425BA2E" w14:textId="77777777" w:rsidR="00CE621D" w:rsidRDefault="00CE621D">
                        <w:pPr>
                          <w:pStyle w:val="TableParagraph"/>
                          <w:ind w:left="119"/>
                          <w:rPr>
                            <w:sz w:val="20"/>
                          </w:rPr>
                        </w:pPr>
                        <w:r>
                          <w:rPr>
                            <w:sz w:val="20"/>
                          </w:rPr>
                          <w:t>Q-Band</w:t>
                        </w:r>
                      </w:p>
                    </w:tc>
                    <w:tc>
                      <w:tcPr>
                        <w:tcW w:w="2655" w:type="dxa"/>
                      </w:tcPr>
                      <w:p w14:paraId="56643473" w14:textId="77777777" w:rsidR="00CE621D" w:rsidRDefault="00CE621D">
                        <w:pPr>
                          <w:pStyle w:val="TableParagraph"/>
                          <w:ind w:left="737" w:right="737"/>
                          <w:jc w:val="center"/>
                          <w:rPr>
                            <w:rFonts w:ascii="Georgia" w:hAnsi="Georgia"/>
                            <w:sz w:val="20"/>
                          </w:rPr>
                        </w:pPr>
                        <w:r>
                          <w:rPr>
                            <w:rFonts w:ascii="Georgia" w:hAnsi="Georgia"/>
                            <w:sz w:val="20"/>
                          </w:rPr>
                          <w:t>39</w:t>
                        </w:r>
                        <w:r>
                          <w:rPr>
                            <w:rFonts w:ascii="Bookman Old Style" w:hAnsi="Bookman Old Style"/>
                            <w:i/>
                            <w:sz w:val="20"/>
                          </w:rPr>
                          <w:t>.</w:t>
                        </w:r>
                        <w:r>
                          <w:rPr>
                            <w:rFonts w:ascii="Georgia" w:hAnsi="Georgia"/>
                            <w:sz w:val="20"/>
                          </w:rPr>
                          <w:t>2</w:t>
                        </w:r>
                        <w:r>
                          <w:rPr>
                            <w:sz w:val="20"/>
                          </w:rPr>
                          <w:t>–</w:t>
                        </w:r>
                        <w:r>
                          <w:rPr>
                            <w:rFonts w:ascii="Georgia" w:hAnsi="Georgia"/>
                            <w:sz w:val="20"/>
                          </w:rPr>
                          <w:t>49</w:t>
                        </w:r>
                        <w:r>
                          <w:rPr>
                            <w:rFonts w:ascii="Bookman Old Style" w:hAnsi="Bookman Old Style"/>
                            <w:i/>
                            <w:sz w:val="20"/>
                          </w:rPr>
                          <w:t>.</w:t>
                        </w:r>
                        <w:r>
                          <w:rPr>
                            <w:rFonts w:ascii="Georgia" w:hAnsi="Georgia"/>
                            <w:sz w:val="20"/>
                          </w:rPr>
                          <w:t>8</w:t>
                        </w:r>
                      </w:p>
                    </w:tc>
                    <w:tc>
                      <w:tcPr>
                        <w:tcW w:w="3615" w:type="dxa"/>
                      </w:tcPr>
                      <w:p w14:paraId="5D3D1364" w14:textId="77777777" w:rsidR="00CE621D" w:rsidRDefault="00CE621D">
                        <w:pPr>
                          <w:pStyle w:val="TableParagraph"/>
                          <w:ind w:left="1612" w:right="1612"/>
                          <w:jc w:val="center"/>
                          <w:rPr>
                            <w:sz w:val="20"/>
                          </w:rPr>
                        </w:pPr>
                        <w:r>
                          <w:rPr>
                            <w:sz w:val="20"/>
                          </w:rPr>
                          <w:t>4.0</w:t>
                        </w:r>
                      </w:p>
                    </w:tc>
                  </w:tr>
                  <w:tr w:rsidR="00CE621D" w14:paraId="06ECFC19" w14:textId="77777777">
                    <w:trPr>
                      <w:trHeight w:hRule="exact" w:val="239"/>
                    </w:trPr>
                    <w:tc>
                      <w:tcPr>
                        <w:tcW w:w="1712" w:type="dxa"/>
                      </w:tcPr>
                      <w:p w14:paraId="107E7A52" w14:textId="77777777" w:rsidR="00CE621D" w:rsidRDefault="00CE621D">
                        <w:pPr>
                          <w:pStyle w:val="TableParagraph"/>
                          <w:ind w:left="119"/>
                          <w:rPr>
                            <w:sz w:val="20"/>
                          </w:rPr>
                        </w:pPr>
                        <w:r>
                          <w:rPr>
                            <w:sz w:val="20"/>
                          </w:rPr>
                          <w:t>W-Band MM-F1</w:t>
                        </w:r>
                      </w:p>
                    </w:tc>
                    <w:tc>
                      <w:tcPr>
                        <w:tcW w:w="2655" w:type="dxa"/>
                      </w:tcPr>
                      <w:p w14:paraId="5F275170" w14:textId="77777777" w:rsidR="00CE621D" w:rsidRDefault="00CE621D">
                        <w:pPr>
                          <w:pStyle w:val="TableParagraph"/>
                          <w:ind w:left="737" w:right="737"/>
                          <w:jc w:val="center"/>
                          <w:rPr>
                            <w:rFonts w:ascii="Georgia" w:hAnsi="Georgia"/>
                            <w:sz w:val="20"/>
                          </w:rPr>
                        </w:pPr>
                        <w:r>
                          <w:rPr>
                            <w:rFonts w:ascii="Georgia" w:hAnsi="Georgia"/>
                            <w:sz w:val="20"/>
                          </w:rPr>
                          <w:t>67</w:t>
                        </w:r>
                        <w:r>
                          <w:rPr>
                            <w:rFonts w:ascii="Bookman Old Style" w:hAnsi="Bookman Old Style"/>
                            <w:i/>
                            <w:sz w:val="20"/>
                          </w:rPr>
                          <w:t>.</w:t>
                        </w:r>
                        <w:r>
                          <w:rPr>
                            <w:rFonts w:ascii="Georgia" w:hAnsi="Georgia"/>
                            <w:sz w:val="20"/>
                          </w:rPr>
                          <w:t>0</w:t>
                        </w:r>
                        <w:r>
                          <w:rPr>
                            <w:sz w:val="20"/>
                          </w:rPr>
                          <w:t>–</w:t>
                        </w:r>
                        <w:r>
                          <w:rPr>
                            <w:rFonts w:ascii="Georgia" w:hAnsi="Georgia"/>
                            <w:sz w:val="20"/>
                          </w:rPr>
                          <w:t>74</w:t>
                        </w:r>
                        <w:r>
                          <w:rPr>
                            <w:rFonts w:ascii="Bookman Old Style" w:hAnsi="Bookman Old Style"/>
                            <w:i/>
                            <w:sz w:val="20"/>
                          </w:rPr>
                          <w:t>.</w:t>
                        </w:r>
                        <w:r>
                          <w:rPr>
                            <w:rFonts w:ascii="Georgia" w:hAnsi="Georgia"/>
                            <w:sz w:val="20"/>
                          </w:rPr>
                          <w:t>0</w:t>
                        </w:r>
                      </w:p>
                    </w:tc>
                    <w:tc>
                      <w:tcPr>
                        <w:tcW w:w="3615" w:type="dxa"/>
                      </w:tcPr>
                      <w:p w14:paraId="026C11A1" w14:textId="77777777" w:rsidR="00CE621D" w:rsidRDefault="00CE621D">
                        <w:pPr>
                          <w:pStyle w:val="TableParagraph"/>
                          <w:ind w:left="1612" w:right="1612"/>
                          <w:jc w:val="center"/>
                          <w:rPr>
                            <w:sz w:val="20"/>
                          </w:rPr>
                        </w:pPr>
                        <w:r>
                          <w:rPr>
                            <w:sz w:val="20"/>
                          </w:rPr>
                          <w:t>6.0</w:t>
                        </w:r>
                      </w:p>
                    </w:tc>
                  </w:tr>
                  <w:tr w:rsidR="00CE621D" w14:paraId="6765E59C" w14:textId="77777777">
                    <w:trPr>
                      <w:trHeight w:hRule="exact" w:val="239"/>
                    </w:trPr>
                    <w:tc>
                      <w:tcPr>
                        <w:tcW w:w="1712" w:type="dxa"/>
                      </w:tcPr>
                      <w:p w14:paraId="4C8FFDCF" w14:textId="77777777" w:rsidR="00CE621D" w:rsidRDefault="00CE621D">
                        <w:pPr>
                          <w:pStyle w:val="TableParagraph"/>
                          <w:ind w:left="119"/>
                          <w:rPr>
                            <w:sz w:val="20"/>
                          </w:rPr>
                        </w:pPr>
                        <w:r>
                          <w:rPr>
                            <w:sz w:val="20"/>
                          </w:rPr>
                          <w:t>W-Band MM-F2</w:t>
                        </w:r>
                      </w:p>
                    </w:tc>
                    <w:tc>
                      <w:tcPr>
                        <w:tcW w:w="2655" w:type="dxa"/>
                      </w:tcPr>
                      <w:p w14:paraId="4B08DDE8" w14:textId="77777777" w:rsidR="00CE621D" w:rsidRDefault="00CE621D">
                        <w:pPr>
                          <w:pStyle w:val="TableParagraph"/>
                          <w:ind w:left="737" w:right="737"/>
                          <w:jc w:val="center"/>
                          <w:rPr>
                            <w:rFonts w:ascii="Georgia" w:hAnsi="Georgia"/>
                            <w:sz w:val="20"/>
                          </w:rPr>
                        </w:pPr>
                        <w:r>
                          <w:rPr>
                            <w:rFonts w:ascii="Georgia" w:hAnsi="Georgia"/>
                            <w:sz w:val="20"/>
                          </w:rPr>
                          <w:t>73</w:t>
                        </w:r>
                        <w:r>
                          <w:rPr>
                            <w:rFonts w:ascii="Bookman Old Style" w:hAnsi="Bookman Old Style"/>
                            <w:i/>
                            <w:sz w:val="20"/>
                          </w:rPr>
                          <w:t>.</w:t>
                        </w:r>
                        <w:r>
                          <w:rPr>
                            <w:rFonts w:ascii="Georgia" w:hAnsi="Georgia"/>
                            <w:sz w:val="20"/>
                          </w:rPr>
                          <w:t>0</w:t>
                        </w:r>
                        <w:r>
                          <w:rPr>
                            <w:sz w:val="20"/>
                          </w:rPr>
                          <w:t>–</w:t>
                        </w:r>
                        <w:r>
                          <w:rPr>
                            <w:rFonts w:ascii="Georgia" w:hAnsi="Georgia"/>
                            <w:sz w:val="20"/>
                          </w:rPr>
                          <w:t>80</w:t>
                        </w:r>
                        <w:r>
                          <w:rPr>
                            <w:rFonts w:ascii="Bookman Old Style" w:hAnsi="Bookman Old Style"/>
                            <w:i/>
                            <w:sz w:val="20"/>
                          </w:rPr>
                          <w:t>.</w:t>
                        </w:r>
                        <w:r>
                          <w:rPr>
                            <w:rFonts w:ascii="Georgia" w:hAnsi="Georgia"/>
                            <w:sz w:val="20"/>
                          </w:rPr>
                          <w:t>0</w:t>
                        </w:r>
                      </w:p>
                    </w:tc>
                    <w:tc>
                      <w:tcPr>
                        <w:tcW w:w="3615" w:type="dxa"/>
                      </w:tcPr>
                      <w:p w14:paraId="2E35F788" w14:textId="77777777" w:rsidR="00CE621D" w:rsidRDefault="00CE621D">
                        <w:pPr>
                          <w:pStyle w:val="TableParagraph"/>
                          <w:ind w:left="1612" w:right="1612"/>
                          <w:jc w:val="center"/>
                          <w:rPr>
                            <w:sz w:val="20"/>
                          </w:rPr>
                        </w:pPr>
                        <w:r>
                          <w:rPr>
                            <w:sz w:val="20"/>
                          </w:rPr>
                          <w:t>4.0</w:t>
                        </w:r>
                      </w:p>
                    </w:tc>
                  </w:tr>
                  <w:tr w:rsidR="00CE621D" w14:paraId="208AED37" w14:textId="77777777">
                    <w:trPr>
                      <w:trHeight w:hRule="exact" w:val="239"/>
                    </w:trPr>
                    <w:tc>
                      <w:tcPr>
                        <w:tcW w:w="1712" w:type="dxa"/>
                      </w:tcPr>
                      <w:p w14:paraId="4B267D45" w14:textId="77777777" w:rsidR="00CE621D" w:rsidRDefault="00CE621D">
                        <w:pPr>
                          <w:pStyle w:val="TableParagraph"/>
                          <w:ind w:left="119"/>
                          <w:rPr>
                            <w:sz w:val="20"/>
                          </w:rPr>
                        </w:pPr>
                        <w:r>
                          <w:rPr>
                            <w:sz w:val="20"/>
                          </w:rPr>
                          <w:t>W-Band MM-F3</w:t>
                        </w:r>
                      </w:p>
                    </w:tc>
                    <w:tc>
                      <w:tcPr>
                        <w:tcW w:w="2655" w:type="dxa"/>
                      </w:tcPr>
                      <w:p w14:paraId="1EA0939D" w14:textId="77777777" w:rsidR="00CE621D" w:rsidRDefault="00CE621D">
                        <w:pPr>
                          <w:pStyle w:val="TableParagraph"/>
                          <w:ind w:left="737" w:right="737"/>
                          <w:jc w:val="center"/>
                          <w:rPr>
                            <w:rFonts w:ascii="Georgia" w:hAnsi="Georgia"/>
                            <w:sz w:val="20"/>
                          </w:rPr>
                        </w:pPr>
                        <w:r>
                          <w:rPr>
                            <w:rFonts w:ascii="Georgia" w:hAnsi="Georgia"/>
                            <w:sz w:val="20"/>
                          </w:rPr>
                          <w:t>79</w:t>
                        </w:r>
                        <w:r>
                          <w:rPr>
                            <w:rFonts w:ascii="Bookman Old Style" w:hAnsi="Bookman Old Style"/>
                            <w:i/>
                            <w:sz w:val="20"/>
                          </w:rPr>
                          <w:t>.</w:t>
                        </w:r>
                        <w:r>
                          <w:rPr>
                            <w:rFonts w:ascii="Georgia" w:hAnsi="Georgia"/>
                            <w:sz w:val="20"/>
                          </w:rPr>
                          <w:t>0</w:t>
                        </w:r>
                        <w:r>
                          <w:rPr>
                            <w:sz w:val="20"/>
                          </w:rPr>
                          <w:t>–</w:t>
                        </w:r>
                        <w:r>
                          <w:rPr>
                            <w:rFonts w:ascii="Georgia" w:hAnsi="Georgia"/>
                            <w:sz w:val="20"/>
                          </w:rPr>
                          <w:t>86</w:t>
                        </w:r>
                        <w:r>
                          <w:rPr>
                            <w:rFonts w:ascii="Bookman Old Style" w:hAnsi="Bookman Old Style"/>
                            <w:i/>
                            <w:sz w:val="20"/>
                          </w:rPr>
                          <w:t>.</w:t>
                        </w:r>
                        <w:r>
                          <w:rPr>
                            <w:rFonts w:ascii="Georgia" w:hAnsi="Georgia"/>
                            <w:sz w:val="20"/>
                          </w:rPr>
                          <w:t>0</w:t>
                        </w:r>
                      </w:p>
                    </w:tc>
                    <w:tc>
                      <w:tcPr>
                        <w:tcW w:w="3615" w:type="dxa"/>
                      </w:tcPr>
                      <w:p w14:paraId="114BB5D2" w14:textId="77777777" w:rsidR="00CE621D" w:rsidRDefault="00CE621D">
                        <w:pPr>
                          <w:pStyle w:val="TableParagraph"/>
                          <w:ind w:left="1612" w:right="1612"/>
                          <w:jc w:val="center"/>
                          <w:rPr>
                            <w:sz w:val="20"/>
                          </w:rPr>
                        </w:pPr>
                        <w:r>
                          <w:rPr>
                            <w:sz w:val="20"/>
                          </w:rPr>
                          <w:t>4.0</w:t>
                        </w:r>
                      </w:p>
                    </w:tc>
                  </w:tr>
                  <w:tr w:rsidR="00CE621D" w14:paraId="194782EE" w14:textId="77777777">
                    <w:trPr>
                      <w:trHeight w:hRule="exact" w:val="239"/>
                    </w:trPr>
                    <w:tc>
                      <w:tcPr>
                        <w:tcW w:w="1712" w:type="dxa"/>
                      </w:tcPr>
                      <w:p w14:paraId="0CBB2C1A" w14:textId="77777777" w:rsidR="00CE621D" w:rsidRDefault="00CE621D">
                        <w:pPr>
                          <w:pStyle w:val="TableParagraph"/>
                          <w:ind w:left="119"/>
                          <w:rPr>
                            <w:sz w:val="20"/>
                          </w:rPr>
                        </w:pPr>
                        <w:r>
                          <w:rPr>
                            <w:sz w:val="20"/>
                          </w:rPr>
                          <w:t>W-Band MM-F4</w:t>
                        </w:r>
                      </w:p>
                    </w:tc>
                    <w:tc>
                      <w:tcPr>
                        <w:tcW w:w="2655" w:type="dxa"/>
                      </w:tcPr>
                      <w:p w14:paraId="0397A21D" w14:textId="77777777" w:rsidR="00CE621D" w:rsidRDefault="00CE621D">
                        <w:pPr>
                          <w:pStyle w:val="TableParagraph"/>
                          <w:ind w:left="737" w:right="737"/>
                          <w:jc w:val="center"/>
                          <w:rPr>
                            <w:rFonts w:ascii="Georgia" w:hAnsi="Georgia"/>
                            <w:sz w:val="20"/>
                          </w:rPr>
                        </w:pPr>
                        <w:r>
                          <w:rPr>
                            <w:rFonts w:ascii="Georgia" w:hAnsi="Georgia"/>
                            <w:sz w:val="20"/>
                          </w:rPr>
                          <w:t>85</w:t>
                        </w:r>
                        <w:r>
                          <w:rPr>
                            <w:rFonts w:ascii="Bookman Old Style" w:hAnsi="Bookman Old Style"/>
                            <w:i/>
                            <w:sz w:val="20"/>
                          </w:rPr>
                          <w:t>.</w:t>
                        </w:r>
                        <w:r>
                          <w:rPr>
                            <w:rFonts w:ascii="Georgia" w:hAnsi="Georgia"/>
                            <w:sz w:val="20"/>
                          </w:rPr>
                          <w:t>0</w:t>
                        </w:r>
                        <w:r>
                          <w:rPr>
                            <w:sz w:val="20"/>
                          </w:rPr>
                          <w:t>–</w:t>
                        </w:r>
                        <w:r>
                          <w:rPr>
                            <w:rFonts w:ascii="Georgia" w:hAnsi="Georgia"/>
                            <w:sz w:val="20"/>
                          </w:rPr>
                          <w:t>93</w:t>
                        </w:r>
                        <w:r>
                          <w:rPr>
                            <w:rFonts w:ascii="Bookman Old Style" w:hAnsi="Bookman Old Style"/>
                            <w:i/>
                            <w:sz w:val="20"/>
                          </w:rPr>
                          <w:t>.</w:t>
                        </w:r>
                        <w:r>
                          <w:rPr>
                            <w:rFonts w:ascii="Georgia" w:hAnsi="Georgia"/>
                            <w:sz w:val="20"/>
                          </w:rPr>
                          <w:t>3</w:t>
                        </w:r>
                      </w:p>
                    </w:tc>
                    <w:tc>
                      <w:tcPr>
                        <w:tcW w:w="3615" w:type="dxa"/>
                      </w:tcPr>
                      <w:p w14:paraId="6B32DCA4" w14:textId="77777777" w:rsidR="00CE621D" w:rsidRDefault="00CE621D">
                        <w:pPr>
                          <w:pStyle w:val="TableParagraph"/>
                          <w:ind w:left="1612" w:right="1612"/>
                          <w:jc w:val="center"/>
                          <w:rPr>
                            <w:sz w:val="20"/>
                          </w:rPr>
                        </w:pPr>
                        <w:r>
                          <w:rPr>
                            <w:sz w:val="20"/>
                          </w:rPr>
                          <w:t>4.0</w:t>
                        </w:r>
                      </w:p>
                    </w:tc>
                  </w:tr>
                  <w:tr w:rsidR="00CE621D" w14:paraId="3ECCBEAE" w14:textId="77777777">
                    <w:trPr>
                      <w:trHeight w:hRule="exact" w:val="261"/>
                    </w:trPr>
                    <w:tc>
                      <w:tcPr>
                        <w:tcW w:w="1712" w:type="dxa"/>
                        <w:tcBorders>
                          <w:bottom w:val="single" w:sz="3" w:space="0" w:color="000000"/>
                        </w:tcBorders>
                      </w:tcPr>
                      <w:p w14:paraId="6776A7F8" w14:textId="77777777" w:rsidR="00CE621D" w:rsidRDefault="00CE621D">
                        <w:pPr>
                          <w:pStyle w:val="TableParagraph"/>
                          <w:ind w:left="119"/>
                          <w:rPr>
                            <w:sz w:val="20"/>
                          </w:rPr>
                        </w:pPr>
                        <w:r>
                          <w:rPr>
                            <w:sz w:val="20"/>
                          </w:rPr>
                          <w:t>ARGUS</w:t>
                        </w:r>
                      </w:p>
                    </w:tc>
                    <w:tc>
                      <w:tcPr>
                        <w:tcW w:w="2655" w:type="dxa"/>
                        <w:tcBorders>
                          <w:bottom w:val="single" w:sz="3" w:space="0" w:color="000000"/>
                        </w:tcBorders>
                      </w:tcPr>
                      <w:p w14:paraId="4E16C82F" w14:textId="77777777" w:rsidR="00CE621D" w:rsidRDefault="00CE621D">
                        <w:pPr>
                          <w:pStyle w:val="TableParagraph"/>
                          <w:ind w:left="737" w:right="737"/>
                          <w:jc w:val="center"/>
                          <w:rPr>
                            <w:rFonts w:ascii="Georgia" w:hAnsi="Georgia"/>
                            <w:sz w:val="20"/>
                          </w:rPr>
                        </w:pPr>
                        <w:r>
                          <w:rPr>
                            <w:rFonts w:ascii="Georgia" w:hAnsi="Georgia"/>
                            <w:sz w:val="20"/>
                          </w:rPr>
                          <w:t>80</w:t>
                        </w:r>
                        <w:r>
                          <w:rPr>
                            <w:rFonts w:ascii="Bookman Old Style" w:hAnsi="Bookman Old Style"/>
                            <w:i/>
                            <w:sz w:val="20"/>
                          </w:rPr>
                          <w:t>.</w:t>
                        </w:r>
                        <w:r>
                          <w:rPr>
                            <w:rFonts w:ascii="Georgia" w:hAnsi="Georgia"/>
                            <w:sz w:val="20"/>
                          </w:rPr>
                          <w:t>0</w:t>
                        </w:r>
                        <w:r>
                          <w:rPr>
                            <w:sz w:val="20"/>
                          </w:rPr>
                          <w:t>–</w:t>
                        </w:r>
                        <w:r>
                          <w:rPr>
                            <w:rFonts w:ascii="Georgia" w:hAnsi="Georgia"/>
                            <w:sz w:val="20"/>
                          </w:rPr>
                          <w:t>115</w:t>
                        </w:r>
                        <w:r>
                          <w:rPr>
                            <w:rFonts w:ascii="Bookman Old Style" w:hAnsi="Bookman Old Style"/>
                            <w:i/>
                            <w:sz w:val="20"/>
                          </w:rPr>
                          <w:t>.</w:t>
                        </w:r>
                        <w:r>
                          <w:rPr>
                            <w:rFonts w:ascii="Georgia" w:hAnsi="Georgia"/>
                            <w:sz w:val="20"/>
                          </w:rPr>
                          <w:t>3</w:t>
                        </w:r>
                      </w:p>
                    </w:tc>
                    <w:tc>
                      <w:tcPr>
                        <w:tcW w:w="3615" w:type="dxa"/>
                        <w:tcBorders>
                          <w:bottom w:val="single" w:sz="3" w:space="0" w:color="000000"/>
                        </w:tcBorders>
                      </w:tcPr>
                      <w:p w14:paraId="5B0A8CE9" w14:textId="77777777" w:rsidR="00CE621D" w:rsidRDefault="00CE621D">
                        <w:pPr>
                          <w:pStyle w:val="TableParagraph"/>
                          <w:ind w:left="1612" w:right="1612"/>
                          <w:jc w:val="center"/>
                          <w:rPr>
                            <w:sz w:val="20"/>
                          </w:rPr>
                        </w:pPr>
                        <w:r>
                          <w:rPr>
                            <w:sz w:val="20"/>
                          </w:rPr>
                          <w:t>1.5</w:t>
                        </w:r>
                      </w:p>
                    </w:tc>
                  </w:tr>
                </w:tbl>
                <w:p w14:paraId="4FBBF29A" w14:textId="77777777" w:rsidR="00CE621D" w:rsidRDefault="00CE621D">
                  <w:pPr>
                    <w:pStyle w:val="BodyText"/>
                    <w:spacing w:line="240" w:lineRule="auto"/>
                    <w:jc w:val="left"/>
                  </w:pPr>
                </w:p>
              </w:txbxContent>
            </v:textbox>
            <w10:wrap anchorx="page"/>
          </v:shape>
        </w:pict>
      </w:r>
      <w:r w:rsidR="00CE621D">
        <w:t>Table 3: Bandwidth of GBT Receivers</w:t>
      </w:r>
    </w:p>
    <w:p w14:paraId="3FE5BEC4" w14:textId="77777777" w:rsidR="00656154" w:rsidRDefault="00656154">
      <w:pPr>
        <w:pStyle w:val="BodyText"/>
        <w:spacing w:line="240" w:lineRule="auto"/>
        <w:jc w:val="left"/>
        <w:rPr>
          <w:sz w:val="24"/>
        </w:rPr>
      </w:pPr>
    </w:p>
    <w:p w14:paraId="6BD42A5C" w14:textId="77777777" w:rsidR="00656154" w:rsidRDefault="00656154">
      <w:pPr>
        <w:pStyle w:val="BodyText"/>
        <w:spacing w:line="240" w:lineRule="auto"/>
        <w:jc w:val="left"/>
        <w:rPr>
          <w:sz w:val="24"/>
        </w:rPr>
      </w:pPr>
    </w:p>
    <w:p w14:paraId="4569FE5D" w14:textId="77777777" w:rsidR="00656154" w:rsidRDefault="00656154">
      <w:pPr>
        <w:pStyle w:val="BodyText"/>
        <w:spacing w:line="240" w:lineRule="auto"/>
        <w:jc w:val="left"/>
        <w:rPr>
          <w:sz w:val="24"/>
        </w:rPr>
      </w:pPr>
    </w:p>
    <w:p w14:paraId="0E5001D7" w14:textId="77777777" w:rsidR="00656154" w:rsidRDefault="00656154">
      <w:pPr>
        <w:pStyle w:val="BodyText"/>
        <w:spacing w:line="240" w:lineRule="auto"/>
        <w:jc w:val="left"/>
        <w:rPr>
          <w:sz w:val="24"/>
        </w:rPr>
      </w:pPr>
    </w:p>
    <w:p w14:paraId="2E635698" w14:textId="77777777" w:rsidR="00656154" w:rsidRDefault="00656154">
      <w:pPr>
        <w:pStyle w:val="BodyText"/>
        <w:spacing w:line="240" w:lineRule="auto"/>
        <w:jc w:val="left"/>
        <w:rPr>
          <w:sz w:val="24"/>
        </w:rPr>
      </w:pPr>
    </w:p>
    <w:p w14:paraId="33FDD59E" w14:textId="77777777" w:rsidR="00656154" w:rsidRDefault="00656154">
      <w:pPr>
        <w:pStyle w:val="BodyText"/>
        <w:spacing w:line="240" w:lineRule="auto"/>
        <w:jc w:val="left"/>
        <w:rPr>
          <w:sz w:val="24"/>
        </w:rPr>
      </w:pPr>
    </w:p>
    <w:p w14:paraId="2BF8E46B" w14:textId="77777777" w:rsidR="00656154" w:rsidRDefault="00656154">
      <w:pPr>
        <w:pStyle w:val="BodyText"/>
        <w:spacing w:line="240" w:lineRule="auto"/>
        <w:jc w:val="left"/>
        <w:rPr>
          <w:sz w:val="24"/>
        </w:rPr>
      </w:pPr>
    </w:p>
    <w:p w14:paraId="065FA46E" w14:textId="77777777" w:rsidR="00656154" w:rsidRDefault="00656154">
      <w:pPr>
        <w:pStyle w:val="BodyText"/>
        <w:spacing w:line="240" w:lineRule="auto"/>
        <w:jc w:val="left"/>
        <w:rPr>
          <w:sz w:val="24"/>
        </w:rPr>
      </w:pPr>
    </w:p>
    <w:p w14:paraId="1E33D559" w14:textId="77777777" w:rsidR="00656154" w:rsidRDefault="00656154">
      <w:pPr>
        <w:pStyle w:val="BodyText"/>
        <w:spacing w:line="240" w:lineRule="auto"/>
        <w:jc w:val="left"/>
        <w:rPr>
          <w:sz w:val="24"/>
        </w:rPr>
      </w:pPr>
    </w:p>
    <w:p w14:paraId="458C7273" w14:textId="77777777" w:rsidR="00656154" w:rsidRDefault="00656154">
      <w:pPr>
        <w:pStyle w:val="BodyText"/>
        <w:spacing w:line="240" w:lineRule="auto"/>
        <w:jc w:val="left"/>
        <w:rPr>
          <w:sz w:val="24"/>
        </w:rPr>
      </w:pPr>
    </w:p>
    <w:p w14:paraId="380F8BAE" w14:textId="77777777" w:rsidR="00656154" w:rsidRDefault="00656154">
      <w:pPr>
        <w:pStyle w:val="BodyText"/>
        <w:spacing w:line="240" w:lineRule="auto"/>
        <w:jc w:val="left"/>
        <w:rPr>
          <w:sz w:val="24"/>
        </w:rPr>
      </w:pPr>
    </w:p>
    <w:p w14:paraId="476E6D40" w14:textId="77777777" w:rsidR="00656154" w:rsidRDefault="00656154">
      <w:pPr>
        <w:pStyle w:val="BodyText"/>
        <w:spacing w:line="240" w:lineRule="auto"/>
        <w:jc w:val="left"/>
        <w:rPr>
          <w:sz w:val="24"/>
        </w:rPr>
      </w:pPr>
    </w:p>
    <w:p w14:paraId="7261FE53" w14:textId="77777777" w:rsidR="00656154" w:rsidRDefault="00656154">
      <w:pPr>
        <w:pStyle w:val="BodyText"/>
        <w:spacing w:line="240" w:lineRule="auto"/>
        <w:jc w:val="left"/>
        <w:rPr>
          <w:sz w:val="24"/>
        </w:rPr>
      </w:pPr>
    </w:p>
    <w:p w14:paraId="34669A55" w14:textId="77777777" w:rsidR="00656154" w:rsidRDefault="00656154">
      <w:pPr>
        <w:pStyle w:val="BodyText"/>
        <w:spacing w:line="240" w:lineRule="auto"/>
        <w:jc w:val="left"/>
        <w:rPr>
          <w:sz w:val="24"/>
        </w:rPr>
      </w:pPr>
    </w:p>
    <w:p w14:paraId="5F3B832C" w14:textId="77777777" w:rsidR="00656154" w:rsidRDefault="00656154">
      <w:pPr>
        <w:pStyle w:val="BodyText"/>
        <w:spacing w:line="240" w:lineRule="auto"/>
        <w:jc w:val="left"/>
        <w:rPr>
          <w:sz w:val="24"/>
        </w:rPr>
      </w:pPr>
    </w:p>
    <w:p w14:paraId="09241617" w14:textId="77777777" w:rsidR="00656154" w:rsidRDefault="00656154">
      <w:pPr>
        <w:pStyle w:val="BodyText"/>
        <w:spacing w:line="240" w:lineRule="auto"/>
        <w:jc w:val="left"/>
        <w:rPr>
          <w:sz w:val="24"/>
        </w:rPr>
      </w:pPr>
    </w:p>
    <w:p w14:paraId="4870216F" w14:textId="77777777" w:rsidR="00656154" w:rsidRDefault="00656154">
      <w:pPr>
        <w:pStyle w:val="BodyText"/>
        <w:spacing w:line="240" w:lineRule="auto"/>
        <w:jc w:val="left"/>
        <w:rPr>
          <w:sz w:val="24"/>
        </w:rPr>
      </w:pPr>
    </w:p>
    <w:p w14:paraId="10BF7831" w14:textId="77777777" w:rsidR="00656154" w:rsidRDefault="00656154">
      <w:pPr>
        <w:pStyle w:val="BodyText"/>
        <w:spacing w:before="11" w:line="240" w:lineRule="auto"/>
        <w:jc w:val="left"/>
        <w:rPr>
          <w:sz w:val="27"/>
        </w:rPr>
      </w:pPr>
    </w:p>
    <w:p w14:paraId="1C72B39D" w14:textId="77777777" w:rsidR="00656154" w:rsidRDefault="00CE621D">
      <w:pPr>
        <w:spacing w:line="240" w:lineRule="exact"/>
        <w:ind w:left="119" w:right="106"/>
        <w:jc w:val="both"/>
        <w:rPr>
          <w:sz w:val="20"/>
        </w:rPr>
      </w:pPr>
      <w:r>
        <w:rPr>
          <w:sz w:val="20"/>
        </w:rPr>
        <w:t>The proposed UWB-DSP technology has the potential to eliminate nearly all of these restrictions. Multiple fast ADCs could be employed to sample the full available bandwidth for single-pixel receivers, and would provide</w:t>
      </w:r>
      <w:r>
        <w:rPr>
          <w:spacing w:val="-10"/>
          <w:sz w:val="20"/>
        </w:rPr>
        <w:t xml:space="preserve"> </w:t>
      </w:r>
      <w:r>
        <w:rPr>
          <w:sz w:val="20"/>
        </w:rPr>
        <w:t>maximum</w:t>
      </w:r>
      <w:r>
        <w:rPr>
          <w:spacing w:val="-10"/>
          <w:sz w:val="20"/>
        </w:rPr>
        <w:t xml:space="preserve"> </w:t>
      </w:r>
      <w:r>
        <w:rPr>
          <w:sz w:val="20"/>
        </w:rPr>
        <w:t>flexibility</w:t>
      </w:r>
      <w:r>
        <w:rPr>
          <w:spacing w:val="-10"/>
          <w:sz w:val="20"/>
        </w:rPr>
        <w:t xml:space="preserve"> </w:t>
      </w:r>
      <w:r>
        <w:rPr>
          <w:sz w:val="20"/>
        </w:rPr>
        <w:t>when</w:t>
      </w:r>
      <w:r>
        <w:rPr>
          <w:spacing w:val="-10"/>
          <w:sz w:val="20"/>
        </w:rPr>
        <w:t xml:space="preserve"> </w:t>
      </w:r>
      <w:r>
        <w:rPr>
          <w:sz w:val="20"/>
        </w:rPr>
        <w:t>trading</w:t>
      </w:r>
      <w:r>
        <w:rPr>
          <w:spacing w:val="-10"/>
          <w:sz w:val="20"/>
        </w:rPr>
        <w:t xml:space="preserve"> </w:t>
      </w:r>
      <w:r>
        <w:rPr>
          <w:sz w:val="20"/>
        </w:rPr>
        <w:t>bandwidth</w:t>
      </w:r>
      <w:r>
        <w:rPr>
          <w:spacing w:val="-10"/>
          <w:sz w:val="20"/>
        </w:rPr>
        <w:t xml:space="preserve"> </w:t>
      </w:r>
      <w:r>
        <w:rPr>
          <w:sz w:val="20"/>
        </w:rPr>
        <w:t>for</w:t>
      </w:r>
      <w:r>
        <w:rPr>
          <w:spacing w:val="-10"/>
          <w:sz w:val="20"/>
        </w:rPr>
        <w:t xml:space="preserve"> </w:t>
      </w:r>
      <w:r>
        <w:rPr>
          <w:sz w:val="20"/>
        </w:rPr>
        <w:t>pixels</w:t>
      </w:r>
      <w:r>
        <w:rPr>
          <w:spacing w:val="-10"/>
          <w:sz w:val="20"/>
        </w:rPr>
        <w:t xml:space="preserve"> </w:t>
      </w:r>
      <w:r>
        <w:rPr>
          <w:sz w:val="20"/>
        </w:rPr>
        <w:t>in</w:t>
      </w:r>
      <w:r>
        <w:rPr>
          <w:spacing w:val="-10"/>
          <w:sz w:val="20"/>
        </w:rPr>
        <w:t xml:space="preserve"> </w:t>
      </w:r>
      <w:r>
        <w:rPr>
          <w:sz w:val="20"/>
        </w:rPr>
        <w:t>multi-pixel</w:t>
      </w:r>
      <w:r>
        <w:rPr>
          <w:spacing w:val="-10"/>
          <w:sz w:val="20"/>
        </w:rPr>
        <w:t xml:space="preserve"> </w:t>
      </w:r>
      <w:r>
        <w:rPr>
          <w:sz w:val="20"/>
        </w:rPr>
        <w:t>receivers.</w:t>
      </w:r>
      <w:r>
        <w:rPr>
          <w:spacing w:val="5"/>
          <w:sz w:val="20"/>
        </w:rPr>
        <w:t xml:space="preserve"> </w:t>
      </w:r>
      <w:r>
        <w:rPr>
          <w:i/>
          <w:sz w:val="20"/>
        </w:rPr>
        <w:t>This</w:t>
      </w:r>
      <w:r>
        <w:rPr>
          <w:i/>
          <w:spacing w:val="-10"/>
          <w:sz w:val="20"/>
        </w:rPr>
        <w:t xml:space="preserve"> </w:t>
      </w:r>
      <w:r>
        <w:rPr>
          <w:i/>
          <w:sz w:val="20"/>
        </w:rPr>
        <w:t>could</w:t>
      </w:r>
      <w:r>
        <w:rPr>
          <w:i/>
          <w:spacing w:val="-10"/>
          <w:sz w:val="20"/>
        </w:rPr>
        <w:t xml:space="preserve"> </w:t>
      </w:r>
      <w:r>
        <w:rPr>
          <w:i/>
          <w:sz w:val="20"/>
        </w:rPr>
        <w:t>lead</w:t>
      </w:r>
      <w:r>
        <w:rPr>
          <w:i/>
          <w:spacing w:val="-10"/>
          <w:sz w:val="20"/>
        </w:rPr>
        <w:t xml:space="preserve"> </w:t>
      </w:r>
      <w:r>
        <w:rPr>
          <w:i/>
          <w:sz w:val="20"/>
        </w:rPr>
        <w:t>to</w:t>
      </w:r>
      <w:r>
        <w:rPr>
          <w:i/>
          <w:spacing w:val="-10"/>
          <w:sz w:val="20"/>
        </w:rPr>
        <w:t xml:space="preserve"> </w:t>
      </w:r>
      <w:r>
        <w:rPr>
          <w:i/>
          <w:sz w:val="20"/>
        </w:rPr>
        <w:t>as much</w:t>
      </w:r>
      <w:r>
        <w:rPr>
          <w:i/>
          <w:spacing w:val="-9"/>
          <w:sz w:val="20"/>
        </w:rPr>
        <w:t xml:space="preserve"> </w:t>
      </w:r>
      <w:r>
        <w:rPr>
          <w:i/>
          <w:sz w:val="20"/>
        </w:rPr>
        <w:t>as</w:t>
      </w:r>
      <w:r>
        <w:rPr>
          <w:i/>
          <w:spacing w:val="-9"/>
          <w:sz w:val="20"/>
        </w:rPr>
        <w:t xml:space="preserve"> </w:t>
      </w:r>
      <w:r>
        <w:rPr>
          <w:i/>
          <w:sz w:val="20"/>
        </w:rPr>
        <w:t>a</w:t>
      </w:r>
      <w:r>
        <w:rPr>
          <w:i/>
          <w:spacing w:val="-9"/>
          <w:sz w:val="20"/>
        </w:rPr>
        <w:t xml:space="preserve"> </w:t>
      </w:r>
      <w:r>
        <w:rPr>
          <w:i/>
          <w:sz w:val="20"/>
        </w:rPr>
        <w:t>factor</w:t>
      </w:r>
      <w:r>
        <w:rPr>
          <w:i/>
          <w:spacing w:val="-9"/>
          <w:sz w:val="20"/>
        </w:rPr>
        <w:t xml:space="preserve"> </w:t>
      </w:r>
      <w:r>
        <w:rPr>
          <w:i/>
          <w:sz w:val="20"/>
        </w:rPr>
        <w:t>of</w:t>
      </w:r>
      <w:r>
        <w:rPr>
          <w:i/>
          <w:spacing w:val="-8"/>
          <w:sz w:val="20"/>
        </w:rPr>
        <w:t xml:space="preserve"> </w:t>
      </w:r>
      <w:bookmarkStart w:id="46" w:name="_GoBack"/>
      <w:r w:rsidRPr="009859E4">
        <w:rPr>
          <w:i/>
          <w:sz w:val="20"/>
          <w:highlight w:val="yellow"/>
          <w:rPrChange w:id="47" w:author="Laura Jensen" w:date="2018-11-13T11:02:00Z">
            <w:rPr>
              <w:i/>
              <w:sz w:val="20"/>
            </w:rPr>
          </w:rPrChange>
        </w:rPr>
        <w:t>**</w:t>
      </w:r>
      <w:bookmarkEnd w:id="46"/>
      <w:r w:rsidRPr="009859E4">
        <w:rPr>
          <w:i/>
          <w:sz w:val="20"/>
          <w:highlight w:val="yellow"/>
          <w:rPrChange w:id="48" w:author="Laura Jensen" w:date="2018-11-13T11:02:00Z">
            <w:rPr>
              <w:i/>
              <w:sz w:val="20"/>
            </w:rPr>
          </w:rPrChange>
        </w:rPr>
        <w:t>*</w:t>
      </w:r>
      <w:r>
        <w:rPr>
          <w:i/>
          <w:spacing w:val="-9"/>
          <w:sz w:val="20"/>
        </w:rPr>
        <w:t xml:space="preserve"> </w:t>
      </w:r>
      <w:r>
        <w:rPr>
          <w:i/>
          <w:sz w:val="20"/>
        </w:rPr>
        <w:t>increase</w:t>
      </w:r>
      <w:r>
        <w:rPr>
          <w:i/>
          <w:spacing w:val="-9"/>
          <w:sz w:val="20"/>
        </w:rPr>
        <w:t xml:space="preserve"> </w:t>
      </w:r>
      <w:r>
        <w:rPr>
          <w:i/>
          <w:sz w:val="20"/>
        </w:rPr>
        <w:t>in</w:t>
      </w:r>
      <w:r>
        <w:rPr>
          <w:i/>
          <w:spacing w:val="-9"/>
          <w:sz w:val="20"/>
        </w:rPr>
        <w:t xml:space="preserve"> </w:t>
      </w:r>
      <w:r>
        <w:rPr>
          <w:i/>
          <w:sz w:val="20"/>
        </w:rPr>
        <w:t>survey</w:t>
      </w:r>
      <w:r>
        <w:rPr>
          <w:i/>
          <w:spacing w:val="-9"/>
          <w:sz w:val="20"/>
        </w:rPr>
        <w:t xml:space="preserve"> </w:t>
      </w:r>
      <w:r>
        <w:rPr>
          <w:i/>
          <w:sz w:val="20"/>
        </w:rPr>
        <w:t>speed</w:t>
      </w:r>
      <w:r>
        <w:rPr>
          <w:i/>
          <w:spacing w:val="-9"/>
          <w:sz w:val="20"/>
        </w:rPr>
        <w:t xml:space="preserve"> </w:t>
      </w:r>
      <w:r>
        <w:rPr>
          <w:i/>
          <w:sz w:val="20"/>
        </w:rPr>
        <w:t>when</w:t>
      </w:r>
      <w:r>
        <w:rPr>
          <w:i/>
          <w:spacing w:val="-9"/>
          <w:sz w:val="20"/>
        </w:rPr>
        <w:t xml:space="preserve"> </w:t>
      </w:r>
      <w:r>
        <w:rPr>
          <w:i/>
          <w:sz w:val="20"/>
        </w:rPr>
        <w:t>observing</w:t>
      </w:r>
      <w:r>
        <w:rPr>
          <w:i/>
          <w:spacing w:val="-9"/>
          <w:sz w:val="20"/>
        </w:rPr>
        <w:t xml:space="preserve"> </w:t>
      </w:r>
      <w:r>
        <w:rPr>
          <w:i/>
          <w:sz w:val="20"/>
        </w:rPr>
        <w:t>widely</w:t>
      </w:r>
      <w:r>
        <w:rPr>
          <w:i/>
          <w:spacing w:val="-9"/>
          <w:sz w:val="20"/>
        </w:rPr>
        <w:t xml:space="preserve"> </w:t>
      </w:r>
      <w:r>
        <w:rPr>
          <w:i/>
          <w:sz w:val="20"/>
        </w:rPr>
        <w:t>spaced</w:t>
      </w:r>
      <w:r>
        <w:rPr>
          <w:i/>
          <w:spacing w:val="-9"/>
          <w:sz w:val="20"/>
        </w:rPr>
        <w:t xml:space="preserve"> </w:t>
      </w:r>
      <w:r>
        <w:rPr>
          <w:i/>
          <w:sz w:val="20"/>
        </w:rPr>
        <w:t>spectral</w:t>
      </w:r>
      <w:r>
        <w:rPr>
          <w:i/>
          <w:spacing w:val="-8"/>
          <w:sz w:val="20"/>
        </w:rPr>
        <w:t xml:space="preserve"> </w:t>
      </w:r>
      <w:r>
        <w:rPr>
          <w:i/>
          <w:sz w:val="20"/>
        </w:rPr>
        <w:t>lines</w:t>
      </w:r>
      <w:r>
        <w:rPr>
          <w:i/>
          <w:spacing w:val="-9"/>
          <w:sz w:val="20"/>
        </w:rPr>
        <w:t xml:space="preserve"> </w:t>
      </w:r>
      <w:r>
        <w:rPr>
          <w:i/>
          <w:sz w:val="20"/>
        </w:rPr>
        <w:t>(see</w:t>
      </w:r>
      <w:r>
        <w:rPr>
          <w:i/>
          <w:spacing w:val="-9"/>
          <w:sz w:val="20"/>
        </w:rPr>
        <w:t xml:space="preserve"> </w:t>
      </w:r>
      <w:r>
        <w:rPr>
          <w:i/>
          <w:spacing w:val="-5"/>
          <w:sz w:val="20"/>
        </w:rPr>
        <w:t>Table</w:t>
      </w:r>
      <w:r>
        <w:rPr>
          <w:i/>
          <w:spacing w:val="-9"/>
          <w:sz w:val="20"/>
        </w:rPr>
        <w:t xml:space="preserve"> </w:t>
      </w:r>
      <w:r>
        <w:rPr>
          <w:i/>
          <w:sz w:val="20"/>
        </w:rPr>
        <w:t>3)</w:t>
      </w:r>
      <w:r>
        <w:rPr>
          <w:sz w:val="20"/>
        </w:rPr>
        <w:t>.</w:t>
      </w:r>
      <w:r>
        <w:rPr>
          <w:spacing w:val="6"/>
          <w:sz w:val="20"/>
        </w:rPr>
        <w:t xml:space="preserve"> </w:t>
      </w:r>
      <w:r>
        <w:rPr>
          <w:sz w:val="20"/>
        </w:rPr>
        <w:t>Digitization would occur at RF for low-frequency receivers and either in higher Nyquist zones or after a single down- conversion</w:t>
      </w:r>
      <w:r>
        <w:rPr>
          <w:spacing w:val="-5"/>
          <w:sz w:val="20"/>
        </w:rPr>
        <w:t xml:space="preserve"> </w:t>
      </w:r>
      <w:r>
        <w:rPr>
          <w:sz w:val="20"/>
        </w:rPr>
        <w:t>at</w:t>
      </w:r>
      <w:r>
        <w:rPr>
          <w:spacing w:val="-5"/>
          <w:sz w:val="20"/>
        </w:rPr>
        <w:t xml:space="preserve"> </w:t>
      </w:r>
      <w:r>
        <w:rPr>
          <w:sz w:val="20"/>
        </w:rPr>
        <w:t>higher</w:t>
      </w:r>
      <w:r>
        <w:rPr>
          <w:spacing w:val="-5"/>
          <w:sz w:val="20"/>
        </w:rPr>
        <w:t xml:space="preserve"> </w:t>
      </w:r>
      <w:r>
        <w:rPr>
          <w:sz w:val="20"/>
        </w:rPr>
        <w:t>frequencies.</w:t>
      </w:r>
      <w:r>
        <w:rPr>
          <w:spacing w:val="6"/>
          <w:sz w:val="20"/>
        </w:rPr>
        <w:t xml:space="preserve"> </w:t>
      </w:r>
      <w:r>
        <w:rPr>
          <w:sz w:val="20"/>
        </w:rPr>
        <w:t>This</w:t>
      </w:r>
      <w:r>
        <w:rPr>
          <w:spacing w:val="-5"/>
          <w:sz w:val="20"/>
        </w:rPr>
        <w:t xml:space="preserve"> </w:t>
      </w:r>
      <w:r>
        <w:rPr>
          <w:sz w:val="20"/>
        </w:rPr>
        <w:t>would</w:t>
      </w:r>
      <w:r>
        <w:rPr>
          <w:spacing w:val="-5"/>
          <w:sz w:val="20"/>
        </w:rPr>
        <w:t xml:space="preserve"> </w:t>
      </w:r>
      <w:r>
        <w:rPr>
          <w:sz w:val="20"/>
        </w:rPr>
        <w:t>eliminate</w:t>
      </w:r>
      <w:r>
        <w:rPr>
          <w:spacing w:val="-5"/>
          <w:sz w:val="20"/>
        </w:rPr>
        <w:t xml:space="preserve"> </w:t>
      </w:r>
      <w:r>
        <w:rPr>
          <w:sz w:val="20"/>
        </w:rPr>
        <w:t>most</w:t>
      </w:r>
      <w:r>
        <w:rPr>
          <w:spacing w:val="-5"/>
          <w:sz w:val="20"/>
        </w:rPr>
        <w:t xml:space="preserve"> </w:t>
      </w:r>
      <w:r>
        <w:rPr>
          <w:sz w:val="20"/>
        </w:rPr>
        <w:t>analog</w:t>
      </w:r>
      <w:r>
        <w:rPr>
          <w:spacing w:val="-5"/>
          <w:sz w:val="20"/>
        </w:rPr>
        <w:t xml:space="preserve"> </w:t>
      </w:r>
      <w:r>
        <w:rPr>
          <w:sz w:val="20"/>
        </w:rPr>
        <w:t>components,</w:t>
      </w:r>
      <w:r>
        <w:rPr>
          <w:spacing w:val="-5"/>
          <w:sz w:val="20"/>
        </w:rPr>
        <w:t xml:space="preserve"> </w:t>
      </w:r>
      <w:r>
        <w:rPr>
          <w:sz w:val="20"/>
        </w:rPr>
        <w:t>reducing</w:t>
      </w:r>
      <w:r>
        <w:rPr>
          <w:spacing w:val="-5"/>
          <w:sz w:val="20"/>
        </w:rPr>
        <w:t xml:space="preserve"> </w:t>
      </w:r>
      <w:r>
        <w:rPr>
          <w:sz w:val="20"/>
        </w:rPr>
        <w:t>saturation</w:t>
      </w:r>
      <w:r>
        <w:rPr>
          <w:spacing w:val="-5"/>
          <w:sz w:val="20"/>
        </w:rPr>
        <w:t xml:space="preserve"> </w:t>
      </w:r>
      <w:r>
        <w:rPr>
          <w:sz w:val="20"/>
        </w:rPr>
        <w:t>from RFI while providing much better spectral baselines. More flexible Doppler tracking and windowing</w:t>
      </w:r>
      <w:r>
        <w:rPr>
          <w:spacing w:val="-31"/>
          <w:sz w:val="20"/>
        </w:rPr>
        <w:t xml:space="preserve"> </w:t>
      </w:r>
      <w:r>
        <w:rPr>
          <w:sz w:val="20"/>
        </w:rPr>
        <w:t xml:space="preserve">would be accomplished </w:t>
      </w:r>
      <w:r>
        <w:rPr>
          <w:spacing w:val="-3"/>
          <w:sz w:val="20"/>
        </w:rPr>
        <w:t xml:space="preserve">digitally. </w:t>
      </w:r>
      <w:r>
        <w:rPr>
          <w:sz w:val="20"/>
        </w:rPr>
        <w:t xml:space="preserve">Active RFI mitigation would also be incorporated into all GBT observing. </w:t>
      </w:r>
      <w:r>
        <w:rPr>
          <w:i/>
          <w:sz w:val="20"/>
        </w:rPr>
        <w:t>This would</w:t>
      </w:r>
      <w:r>
        <w:rPr>
          <w:i/>
          <w:spacing w:val="-9"/>
          <w:sz w:val="20"/>
        </w:rPr>
        <w:t xml:space="preserve"> </w:t>
      </w:r>
      <w:r>
        <w:rPr>
          <w:i/>
          <w:sz w:val="20"/>
        </w:rPr>
        <w:t>be</w:t>
      </w:r>
      <w:r>
        <w:rPr>
          <w:i/>
          <w:spacing w:val="-9"/>
          <w:sz w:val="20"/>
        </w:rPr>
        <w:t xml:space="preserve"> </w:t>
      </w:r>
      <w:r>
        <w:rPr>
          <w:i/>
          <w:sz w:val="20"/>
        </w:rPr>
        <w:t>a</w:t>
      </w:r>
      <w:r>
        <w:rPr>
          <w:i/>
          <w:spacing w:val="-9"/>
          <w:sz w:val="20"/>
        </w:rPr>
        <w:t xml:space="preserve"> </w:t>
      </w:r>
      <w:r>
        <w:rPr>
          <w:i/>
          <w:sz w:val="20"/>
        </w:rPr>
        <w:t>transformational</w:t>
      </w:r>
      <w:r>
        <w:rPr>
          <w:i/>
          <w:spacing w:val="-9"/>
          <w:sz w:val="20"/>
        </w:rPr>
        <w:t xml:space="preserve"> </w:t>
      </w:r>
      <w:r>
        <w:rPr>
          <w:i/>
          <w:sz w:val="20"/>
        </w:rPr>
        <w:t>modernization</w:t>
      </w:r>
      <w:r>
        <w:rPr>
          <w:i/>
          <w:spacing w:val="-9"/>
          <w:sz w:val="20"/>
        </w:rPr>
        <w:t xml:space="preserve"> </w:t>
      </w:r>
      <w:r>
        <w:rPr>
          <w:i/>
          <w:sz w:val="20"/>
        </w:rPr>
        <w:t>of</w:t>
      </w:r>
      <w:r>
        <w:rPr>
          <w:i/>
          <w:spacing w:val="-9"/>
          <w:sz w:val="20"/>
        </w:rPr>
        <w:t xml:space="preserve"> </w:t>
      </w:r>
      <w:r>
        <w:rPr>
          <w:i/>
          <w:sz w:val="20"/>
        </w:rPr>
        <w:t>the</w:t>
      </w:r>
      <w:r>
        <w:rPr>
          <w:i/>
          <w:spacing w:val="-9"/>
          <w:sz w:val="20"/>
        </w:rPr>
        <w:t xml:space="preserve"> </w:t>
      </w:r>
      <w:r>
        <w:rPr>
          <w:i/>
          <w:spacing w:val="-4"/>
          <w:sz w:val="20"/>
        </w:rPr>
        <w:t>GBT,</w:t>
      </w:r>
      <w:r>
        <w:rPr>
          <w:i/>
          <w:spacing w:val="-9"/>
          <w:sz w:val="20"/>
        </w:rPr>
        <w:t xml:space="preserve"> </w:t>
      </w:r>
      <w:r>
        <w:rPr>
          <w:i/>
          <w:sz w:val="20"/>
        </w:rPr>
        <w:t>analogous</w:t>
      </w:r>
      <w:r>
        <w:rPr>
          <w:i/>
          <w:spacing w:val="-9"/>
          <w:sz w:val="20"/>
        </w:rPr>
        <w:t xml:space="preserve"> </w:t>
      </w:r>
      <w:r>
        <w:rPr>
          <w:i/>
          <w:sz w:val="20"/>
        </w:rPr>
        <w:t>to</w:t>
      </w:r>
      <w:r>
        <w:rPr>
          <w:i/>
          <w:spacing w:val="-9"/>
          <w:sz w:val="20"/>
        </w:rPr>
        <w:t xml:space="preserve"> </w:t>
      </w:r>
      <w:r>
        <w:rPr>
          <w:i/>
          <w:sz w:val="20"/>
        </w:rPr>
        <w:t>the</w:t>
      </w:r>
      <w:r>
        <w:rPr>
          <w:i/>
          <w:spacing w:val="-9"/>
          <w:sz w:val="20"/>
        </w:rPr>
        <w:t xml:space="preserve"> </w:t>
      </w:r>
      <w:r>
        <w:rPr>
          <w:i/>
          <w:sz w:val="20"/>
        </w:rPr>
        <w:t>upgrades</w:t>
      </w:r>
      <w:r>
        <w:rPr>
          <w:i/>
          <w:spacing w:val="-9"/>
          <w:sz w:val="20"/>
        </w:rPr>
        <w:t xml:space="preserve"> </w:t>
      </w:r>
      <w:r>
        <w:rPr>
          <w:i/>
          <w:sz w:val="20"/>
        </w:rPr>
        <w:t>of</w:t>
      </w:r>
      <w:r>
        <w:rPr>
          <w:i/>
          <w:spacing w:val="-9"/>
          <w:sz w:val="20"/>
        </w:rPr>
        <w:t xml:space="preserve"> </w:t>
      </w:r>
      <w:r>
        <w:rPr>
          <w:i/>
          <w:sz w:val="20"/>
        </w:rPr>
        <w:t>the</w:t>
      </w:r>
      <w:r>
        <w:rPr>
          <w:i/>
          <w:spacing w:val="-9"/>
          <w:sz w:val="20"/>
        </w:rPr>
        <w:t xml:space="preserve"> </w:t>
      </w:r>
      <w:r>
        <w:rPr>
          <w:i/>
          <w:sz w:val="20"/>
        </w:rPr>
        <w:t>“extended”</w:t>
      </w:r>
      <w:r>
        <w:rPr>
          <w:i/>
          <w:spacing w:val="-9"/>
          <w:sz w:val="20"/>
        </w:rPr>
        <w:t xml:space="preserve"> </w:t>
      </w:r>
      <w:r>
        <w:rPr>
          <w:i/>
          <w:sz w:val="20"/>
        </w:rPr>
        <w:t>Jansky</w:t>
      </w:r>
      <w:r>
        <w:rPr>
          <w:i/>
          <w:spacing w:val="-9"/>
          <w:sz w:val="20"/>
        </w:rPr>
        <w:t xml:space="preserve"> </w:t>
      </w:r>
      <w:r>
        <w:rPr>
          <w:i/>
          <w:spacing w:val="-5"/>
          <w:sz w:val="20"/>
        </w:rPr>
        <w:t>Very</w:t>
      </w:r>
      <w:r>
        <w:rPr>
          <w:i/>
          <w:spacing w:val="-9"/>
          <w:sz w:val="20"/>
        </w:rPr>
        <w:t xml:space="preserve"> </w:t>
      </w:r>
      <w:r>
        <w:rPr>
          <w:i/>
          <w:sz w:val="20"/>
        </w:rPr>
        <w:t xml:space="preserve">Large Array (VLA), and would revolutionize all areas of GBT science. </w:t>
      </w:r>
      <w:r>
        <w:rPr>
          <w:sz w:val="20"/>
        </w:rPr>
        <w:t>The UWB DSP system is a pathfinder that will allow</w:t>
      </w:r>
      <w:r>
        <w:rPr>
          <w:spacing w:val="-5"/>
          <w:sz w:val="20"/>
        </w:rPr>
        <w:t xml:space="preserve"> </w:t>
      </w:r>
      <w:r>
        <w:rPr>
          <w:sz w:val="20"/>
        </w:rPr>
        <w:t>us</w:t>
      </w:r>
      <w:r>
        <w:rPr>
          <w:spacing w:val="-5"/>
          <w:sz w:val="20"/>
        </w:rPr>
        <w:t xml:space="preserve"> </w:t>
      </w:r>
      <w:r>
        <w:rPr>
          <w:sz w:val="20"/>
        </w:rPr>
        <w:t>to</w:t>
      </w:r>
      <w:r>
        <w:rPr>
          <w:spacing w:val="-5"/>
          <w:sz w:val="20"/>
        </w:rPr>
        <w:t xml:space="preserve"> </w:t>
      </w:r>
      <w:r>
        <w:rPr>
          <w:sz w:val="20"/>
        </w:rPr>
        <w:t>determine</w:t>
      </w:r>
      <w:r>
        <w:rPr>
          <w:spacing w:val="-5"/>
          <w:sz w:val="20"/>
        </w:rPr>
        <w:t xml:space="preserve"> </w:t>
      </w:r>
      <w:r>
        <w:rPr>
          <w:sz w:val="20"/>
        </w:rPr>
        <w:t>the</w:t>
      </w:r>
      <w:r>
        <w:rPr>
          <w:spacing w:val="-5"/>
          <w:sz w:val="20"/>
        </w:rPr>
        <w:t xml:space="preserve"> </w:t>
      </w:r>
      <w:r>
        <w:rPr>
          <w:sz w:val="20"/>
        </w:rPr>
        <w:t>most</w:t>
      </w:r>
      <w:r>
        <w:rPr>
          <w:spacing w:val="-5"/>
          <w:sz w:val="20"/>
        </w:rPr>
        <w:t xml:space="preserve"> </w:t>
      </w:r>
      <w:r>
        <w:rPr>
          <w:sz w:val="20"/>
        </w:rPr>
        <w:t>effective</w:t>
      </w:r>
      <w:r>
        <w:rPr>
          <w:spacing w:val="-5"/>
          <w:sz w:val="20"/>
        </w:rPr>
        <w:t xml:space="preserve"> </w:t>
      </w:r>
      <w:r>
        <w:rPr>
          <w:sz w:val="20"/>
        </w:rPr>
        <w:t>and</w:t>
      </w:r>
      <w:r>
        <w:rPr>
          <w:spacing w:val="-5"/>
          <w:sz w:val="20"/>
        </w:rPr>
        <w:t xml:space="preserve"> </w:t>
      </w:r>
      <w:r>
        <w:rPr>
          <w:sz w:val="20"/>
        </w:rPr>
        <w:t>affordable</w:t>
      </w:r>
      <w:r>
        <w:rPr>
          <w:spacing w:val="-5"/>
          <w:sz w:val="20"/>
        </w:rPr>
        <w:t xml:space="preserve"> </w:t>
      </w:r>
      <w:r>
        <w:rPr>
          <w:sz w:val="20"/>
        </w:rPr>
        <w:t>solutions</w:t>
      </w:r>
      <w:r>
        <w:rPr>
          <w:spacing w:val="-5"/>
          <w:sz w:val="20"/>
        </w:rPr>
        <w:t xml:space="preserve"> </w:t>
      </w:r>
      <w:r>
        <w:rPr>
          <w:sz w:val="20"/>
        </w:rPr>
        <w:t>for</w:t>
      </w:r>
      <w:r>
        <w:rPr>
          <w:spacing w:val="-5"/>
          <w:sz w:val="20"/>
        </w:rPr>
        <w:t xml:space="preserve"> </w:t>
      </w:r>
      <w:r>
        <w:rPr>
          <w:sz w:val="20"/>
        </w:rPr>
        <w:t>these</w:t>
      </w:r>
      <w:r>
        <w:rPr>
          <w:spacing w:val="-5"/>
          <w:sz w:val="20"/>
        </w:rPr>
        <w:t xml:space="preserve"> </w:t>
      </w:r>
      <w:r>
        <w:rPr>
          <w:sz w:val="20"/>
        </w:rPr>
        <w:t>future</w:t>
      </w:r>
      <w:r>
        <w:rPr>
          <w:spacing w:val="-5"/>
          <w:sz w:val="20"/>
        </w:rPr>
        <w:t xml:space="preserve"> </w:t>
      </w:r>
      <w:r>
        <w:rPr>
          <w:sz w:val="20"/>
        </w:rPr>
        <w:t>upgrades.</w:t>
      </w:r>
    </w:p>
    <w:p w14:paraId="77615045" w14:textId="77777777" w:rsidR="00656154" w:rsidRDefault="00CE621D">
      <w:pPr>
        <w:pStyle w:val="Heading3"/>
        <w:numPr>
          <w:ilvl w:val="1"/>
          <w:numId w:val="4"/>
        </w:numPr>
        <w:tabs>
          <w:tab w:val="left" w:pos="519"/>
        </w:tabs>
        <w:spacing w:before="88"/>
        <w:ind w:left="518" w:hanging="398"/>
        <w:jc w:val="both"/>
      </w:pPr>
      <w:r>
        <w:t>Relevance for Other</w:t>
      </w:r>
      <w:r>
        <w:rPr>
          <w:spacing w:val="-15"/>
        </w:rPr>
        <w:t xml:space="preserve"> </w:t>
      </w:r>
      <w:r>
        <w:t>Facilities</w:t>
      </w:r>
    </w:p>
    <w:p w14:paraId="6B5156C8" w14:textId="77777777" w:rsidR="00656154" w:rsidRDefault="00CE621D">
      <w:pPr>
        <w:spacing w:before="194" w:line="240" w:lineRule="exact"/>
        <w:ind w:left="119" w:right="106"/>
        <w:jc w:val="both"/>
        <w:rPr>
          <w:i/>
          <w:sz w:val="20"/>
        </w:rPr>
      </w:pPr>
      <w:r>
        <w:rPr>
          <w:sz w:val="20"/>
        </w:rPr>
        <w:t xml:space="preserve">As part of the Astro2020 Decadal </w:t>
      </w:r>
      <w:r>
        <w:rPr>
          <w:spacing w:val="-4"/>
          <w:sz w:val="20"/>
        </w:rPr>
        <w:t xml:space="preserve">Survey, </w:t>
      </w:r>
      <w:r>
        <w:rPr>
          <w:sz w:val="20"/>
        </w:rPr>
        <w:t>the radio astronomy community is planning for major new</w:t>
      </w:r>
      <w:r>
        <w:rPr>
          <w:spacing w:val="-14"/>
          <w:sz w:val="20"/>
        </w:rPr>
        <w:t xml:space="preserve"> </w:t>
      </w:r>
      <w:r>
        <w:rPr>
          <w:sz w:val="20"/>
        </w:rPr>
        <w:t>facili- ties</w:t>
      </w:r>
      <w:r>
        <w:rPr>
          <w:spacing w:val="-4"/>
          <w:sz w:val="20"/>
        </w:rPr>
        <w:t xml:space="preserve"> </w:t>
      </w:r>
      <w:r>
        <w:rPr>
          <w:sz w:val="20"/>
        </w:rPr>
        <w:t>that</w:t>
      </w:r>
      <w:r>
        <w:rPr>
          <w:spacing w:val="-4"/>
          <w:sz w:val="20"/>
        </w:rPr>
        <w:t xml:space="preserve"> </w:t>
      </w:r>
      <w:r>
        <w:rPr>
          <w:sz w:val="20"/>
        </w:rPr>
        <w:t>could</w:t>
      </w:r>
      <w:r>
        <w:rPr>
          <w:spacing w:val="-4"/>
          <w:sz w:val="20"/>
        </w:rPr>
        <w:t xml:space="preserve"> </w:t>
      </w:r>
      <w:r>
        <w:rPr>
          <w:sz w:val="20"/>
        </w:rPr>
        <w:t>begin</w:t>
      </w:r>
      <w:r>
        <w:rPr>
          <w:spacing w:val="-4"/>
          <w:sz w:val="20"/>
        </w:rPr>
        <w:t xml:space="preserve"> </w:t>
      </w:r>
      <w:r>
        <w:rPr>
          <w:sz w:val="20"/>
        </w:rPr>
        <w:t>construction</w:t>
      </w:r>
      <w:r>
        <w:rPr>
          <w:spacing w:val="-4"/>
          <w:sz w:val="20"/>
        </w:rPr>
        <w:t xml:space="preserve"> </w:t>
      </w:r>
      <w:r>
        <w:rPr>
          <w:sz w:val="20"/>
        </w:rPr>
        <w:t>and</w:t>
      </w:r>
      <w:r>
        <w:rPr>
          <w:spacing w:val="-4"/>
          <w:sz w:val="20"/>
        </w:rPr>
        <w:t xml:space="preserve"> </w:t>
      </w:r>
      <w:r>
        <w:rPr>
          <w:sz w:val="20"/>
        </w:rPr>
        <w:t>operation</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2020s,</w:t>
      </w:r>
      <w:r>
        <w:rPr>
          <w:spacing w:val="-4"/>
          <w:sz w:val="20"/>
        </w:rPr>
        <w:t xml:space="preserve"> </w:t>
      </w:r>
      <w:r>
        <w:rPr>
          <w:sz w:val="20"/>
        </w:rPr>
        <w:t>such</w:t>
      </w:r>
      <w:r>
        <w:rPr>
          <w:spacing w:val="-4"/>
          <w:sz w:val="20"/>
        </w:rPr>
        <w:t xml:space="preserve"> </w:t>
      </w:r>
      <w:r>
        <w:rPr>
          <w:sz w:val="20"/>
        </w:rPr>
        <w:t>as</w:t>
      </w:r>
      <w:r>
        <w:rPr>
          <w:spacing w:val="-4"/>
          <w:sz w:val="20"/>
        </w:rPr>
        <w:t xml:space="preserve"> </w:t>
      </w:r>
      <w:r>
        <w:rPr>
          <w:sz w:val="20"/>
        </w:rPr>
        <w:t>the</w:t>
      </w:r>
      <w:r>
        <w:rPr>
          <w:spacing w:val="-4"/>
          <w:sz w:val="20"/>
        </w:rPr>
        <w:t xml:space="preserve"> </w:t>
      </w:r>
      <w:r>
        <w:rPr>
          <w:sz w:val="20"/>
        </w:rPr>
        <w:t>Next</w:t>
      </w:r>
      <w:r>
        <w:rPr>
          <w:spacing w:val="-4"/>
          <w:sz w:val="20"/>
        </w:rPr>
        <w:t xml:space="preserve"> </w:t>
      </w:r>
      <w:r>
        <w:rPr>
          <w:sz w:val="20"/>
        </w:rPr>
        <w:t>Generation</w:t>
      </w:r>
      <w:r>
        <w:rPr>
          <w:spacing w:val="-4"/>
          <w:sz w:val="20"/>
        </w:rPr>
        <w:t xml:space="preserve"> </w:t>
      </w:r>
      <w:r>
        <w:rPr>
          <w:sz w:val="20"/>
        </w:rPr>
        <w:t>VLA,</w:t>
      </w:r>
      <w:r>
        <w:rPr>
          <w:spacing w:val="-4"/>
          <w:sz w:val="20"/>
        </w:rPr>
        <w:t xml:space="preserve"> </w:t>
      </w:r>
      <w:r>
        <w:rPr>
          <w:sz w:val="20"/>
        </w:rPr>
        <w:t>in</w:t>
      </w:r>
      <w:r>
        <w:rPr>
          <w:spacing w:val="-4"/>
          <w:sz w:val="20"/>
        </w:rPr>
        <w:t xml:space="preserve"> </w:t>
      </w:r>
      <w:r>
        <w:rPr>
          <w:sz w:val="20"/>
        </w:rPr>
        <w:t xml:space="preserve">addition to a myriad of experiment-class instruments. Our efforts, especially the RFI excision validation procedures and algorithms, would be an invaluable resource for many new facilities. Because of our focus on modular design enabling rapid development, our efforts will also serve as a pathfinder for technologies that will be deployed on these future facilities. </w:t>
      </w:r>
      <w:r>
        <w:rPr>
          <w:i/>
          <w:sz w:val="20"/>
        </w:rPr>
        <w:t xml:space="preserve">The </w:t>
      </w:r>
      <w:r>
        <w:rPr>
          <w:i/>
          <w:spacing w:val="-4"/>
          <w:sz w:val="20"/>
        </w:rPr>
        <w:t xml:space="preserve">GBT, </w:t>
      </w:r>
      <w:r>
        <w:rPr>
          <w:i/>
          <w:sz w:val="20"/>
        </w:rPr>
        <w:t>and single-dish telescopes more broadly, are perfect test-beds for</w:t>
      </w:r>
      <w:r>
        <w:rPr>
          <w:i/>
          <w:spacing w:val="-20"/>
          <w:sz w:val="20"/>
        </w:rPr>
        <w:t xml:space="preserve"> </w:t>
      </w:r>
      <w:r>
        <w:rPr>
          <w:i/>
          <w:sz w:val="20"/>
        </w:rPr>
        <w:t>new techniques</w:t>
      </w:r>
      <w:r>
        <w:rPr>
          <w:i/>
          <w:spacing w:val="-4"/>
          <w:sz w:val="20"/>
        </w:rPr>
        <w:t xml:space="preserve"> </w:t>
      </w:r>
      <w:r>
        <w:rPr>
          <w:i/>
          <w:sz w:val="20"/>
        </w:rPr>
        <w:t>and</w:t>
      </w:r>
      <w:r>
        <w:rPr>
          <w:i/>
          <w:spacing w:val="-4"/>
          <w:sz w:val="20"/>
        </w:rPr>
        <w:t xml:space="preserve"> </w:t>
      </w:r>
      <w:r>
        <w:rPr>
          <w:i/>
          <w:sz w:val="20"/>
        </w:rPr>
        <w:t>technologies</w:t>
      </w:r>
      <w:r>
        <w:rPr>
          <w:i/>
          <w:spacing w:val="-4"/>
          <w:sz w:val="20"/>
        </w:rPr>
        <w:t xml:space="preserve"> </w:t>
      </w:r>
      <w:r>
        <w:rPr>
          <w:i/>
          <w:sz w:val="20"/>
        </w:rPr>
        <w:t>because</w:t>
      </w:r>
      <w:r>
        <w:rPr>
          <w:i/>
          <w:spacing w:val="-4"/>
          <w:sz w:val="20"/>
        </w:rPr>
        <w:t xml:space="preserve"> </w:t>
      </w:r>
      <w:r>
        <w:rPr>
          <w:i/>
          <w:sz w:val="20"/>
        </w:rPr>
        <w:t>of</w:t>
      </w:r>
      <w:r>
        <w:rPr>
          <w:i/>
          <w:spacing w:val="-4"/>
          <w:sz w:val="20"/>
        </w:rPr>
        <w:t xml:space="preserve"> </w:t>
      </w:r>
      <w:r>
        <w:rPr>
          <w:i/>
          <w:sz w:val="20"/>
        </w:rPr>
        <w:t>their</w:t>
      </w:r>
      <w:r>
        <w:rPr>
          <w:i/>
          <w:spacing w:val="-4"/>
          <w:sz w:val="20"/>
        </w:rPr>
        <w:t xml:space="preserve"> </w:t>
      </w:r>
      <w:r>
        <w:rPr>
          <w:i/>
          <w:sz w:val="20"/>
        </w:rPr>
        <w:t>simpler</w:t>
      </w:r>
      <w:r>
        <w:rPr>
          <w:i/>
          <w:spacing w:val="-4"/>
          <w:sz w:val="20"/>
        </w:rPr>
        <w:t xml:space="preserve"> </w:t>
      </w:r>
      <w:r>
        <w:rPr>
          <w:i/>
          <w:sz w:val="20"/>
        </w:rPr>
        <w:t>design</w:t>
      </w:r>
      <w:r>
        <w:rPr>
          <w:i/>
          <w:spacing w:val="-4"/>
          <w:sz w:val="20"/>
        </w:rPr>
        <w:t xml:space="preserve"> </w:t>
      </w:r>
      <w:r>
        <w:rPr>
          <w:i/>
          <w:sz w:val="20"/>
        </w:rPr>
        <w:t>and</w:t>
      </w:r>
      <w:r>
        <w:rPr>
          <w:i/>
          <w:spacing w:val="-4"/>
          <w:sz w:val="20"/>
        </w:rPr>
        <w:t xml:space="preserve"> </w:t>
      </w:r>
      <w:r>
        <w:rPr>
          <w:i/>
          <w:sz w:val="20"/>
        </w:rPr>
        <w:t>signal</w:t>
      </w:r>
      <w:r>
        <w:rPr>
          <w:i/>
          <w:spacing w:val="-4"/>
          <w:sz w:val="20"/>
        </w:rPr>
        <w:t xml:space="preserve"> </w:t>
      </w:r>
      <w:r>
        <w:rPr>
          <w:i/>
          <w:sz w:val="20"/>
        </w:rPr>
        <w:t>paths</w:t>
      </w:r>
      <w:r>
        <w:rPr>
          <w:i/>
          <w:spacing w:val="-4"/>
          <w:sz w:val="20"/>
        </w:rPr>
        <w:t xml:space="preserve"> </w:t>
      </w:r>
      <w:r>
        <w:rPr>
          <w:i/>
          <w:sz w:val="20"/>
        </w:rPr>
        <w:t>(compared</w:t>
      </w:r>
      <w:r>
        <w:rPr>
          <w:i/>
          <w:spacing w:val="-4"/>
          <w:sz w:val="20"/>
        </w:rPr>
        <w:t xml:space="preserve"> </w:t>
      </w:r>
      <w:r>
        <w:rPr>
          <w:i/>
          <w:sz w:val="20"/>
        </w:rPr>
        <w:t>to</w:t>
      </w:r>
      <w:r>
        <w:rPr>
          <w:i/>
          <w:spacing w:val="-4"/>
          <w:sz w:val="20"/>
        </w:rPr>
        <w:t xml:space="preserve"> </w:t>
      </w:r>
      <w:r>
        <w:rPr>
          <w:i/>
          <w:sz w:val="20"/>
        </w:rPr>
        <w:t>multi-dish</w:t>
      </w:r>
      <w:r>
        <w:rPr>
          <w:i/>
          <w:spacing w:val="-4"/>
          <w:sz w:val="20"/>
        </w:rPr>
        <w:t xml:space="preserve"> </w:t>
      </w:r>
      <w:r>
        <w:rPr>
          <w:i/>
          <w:sz w:val="20"/>
        </w:rPr>
        <w:t>arrays).</w:t>
      </w:r>
    </w:p>
    <w:p w14:paraId="2A7B3044" w14:textId="77777777" w:rsidR="00656154" w:rsidRDefault="00656154">
      <w:pPr>
        <w:pStyle w:val="BodyText"/>
        <w:spacing w:before="2" w:line="240" w:lineRule="auto"/>
        <w:jc w:val="left"/>
        <w:rPr>
          <w:i/>
        </w:rPr>
      </w:pPr>
    </w:p>
    <w:p w14:paraId="52F7730C" w14:textId="77777777" w:rsidR="00656154" w:rsidRDefault="00CE621D">
      <w:pPr>
        <w:pStyle w:val="Heading2"/>
        <w:numPr>
          <w:ilvl w:val="0"/>
          <w:numId w:val="4"/>
        </w:numPr>
        <w:tabs>
          <w:tab w:val="left" w:pos="532"/>
        </w:tabs>
        <w:ind w:left="531" w:hanging="411"/>
        <w:jc w:val="both"/>
      </w:pPr>
      <w:r>
        <w:t>Broadening</w:t>
      </w:r>
      <w:r>
        <w:rPr>
          <w:spacing w:val="-8"/>
        </w:rPr>
        <w:t xml:space="preserve"> </w:t>
      </w:r>
      <w:r>
        <w:t>Participation</w:t>
      </w:r>
      <w:r>
        <w:rPr>
          <w:spacing w:val="-8"/>
        </w:rPr>
        <w:t xml:space="preserve"> </w:t>
      </w:r>
      <w:r>
        <w:t>for</w:t>
      </w:r>
      <w:r>
        <w:rPr>
          <w:spacing w:val="-8"/>
        </w:rPr>
        <w:t xml:space="preserve"> </w:t>
      </w:r>
      <w:r>
        <w:t>a</w:t>
      </w:r>
      <w:r>
        <w:rPr>
          <w:spacing w:val="-8"/>
        </w:rPr>
        <w:t xml:space="preserve"> </w:t>
      </w:r>
      <w:r>
        <w:t>Diverse,</w:t>
      </w:r>
      <w:r>
        <w:rPr>
          <w:spacing w:val="-8"/>
        </w:rPr>
        <w:t xml:space="preserve"> </w:t>
      </w:r>
      <w:r>
        <w:t>Globally</w:t>
      </w:r>
      <w:r>
        <w:rPr>
          <w:spacing w:val="-8"/>
        </w:rPr>
        <w:t xml:space="preserve"> </w:t>
      </w:r>
      <w:r>
        <w:t>Competitive</w:t>
      </w:r>
      <w:r>
        <w:rPr>
          <w:spacing w:val="-8"/>
        </w:rPr>
        <w:t xml:space="preserve"> </w:t>
      </w:r>
      <w:r>
        <w:t>STEM</w:t>
      </w:r>
      <w:r>
        <w:rPr>
          <w:spacing w:val="-8"/>
        </w:rPr>
        <w:t xml:space="preserve"> </w:t>
      </w:r>
      <w:r>
        <w:t>Workforce</w:t>
      </w:r>
    </w:p>
    <w:p w14:paraId="7A058519" w14:textId="77777777" w:rsidR="00656154" w:rsidRDefault="00CE621D">
      <w:pPr>
        <w:pStyle w:val="Heading3"/>
        <w:numPr>
          <w:ilvl w:val="1"/>
          <w:numId w:val="4"/>
        </w:numPr>
        <w:tabs>
          <w:tab w:val="left" w:pos="523"/>
        </w:tabs>
        <w:spacing w:before="132"/>
        <w:ind w:left="522" w:hanging="402"/>
        <w:jc w:val="both"/>
      </w:pPr>
      <w:r>
        <w:t>First-Generation Student Internship</w:t>
      </w:r>
      <w:r>
        <w:rPr>
          <w:spacing w:val="-27"/>
        </w:rPr>
        <w:t xml:space="preserve"> </w:t>
      </w:r>
      <w:r>
        <w:t>Program</w:t>
      </w:r>
    </w:p>
    <w:p w14:paraId="40D005F2" w14:textId="77777777" w:rsidR="00656154" w:rsidRDefault="00CE621D">
      <w:pPr>
        <w:pStyle w:val="BodyText"/>
        <w:spacing w:before="194"/>
        <w:ind w:left="119" w:right="106"/>
      </w:pPr>
      <w:r>
        <w:t>GBO is a partnering institution in an NSF-INCLUDES Alliance called the First 2 Network. The First 2 Network</w:t>
      </w:r>
      <w:r>
        <w:rPr>
          <w:spacing w:val="-12"/>
        </w:rPr>
        <w:t xml:space="preserve"> </w:t>
      </w:r>
      <w:r>
        <w:t>aims</w:t>
      </w:r>
      <w:r>
        <w:rPr>
          <w:spacing w:val="-12"/>
        </w:rPr>
        <w:t xml:space="preserve"> </w:t>
      </w:r>
      <w:r>
        <w:t>to</w:t>
      </w:r>
      <w:r>
        <w:rPr>
          <w:spacing w:val="-12"/>
        </w:rPr>
        <w:t xml:space="preserve"> </w:t>
      </w:r>
      <w:r>
        <w:t>improve</w:t>
      </w:r>
      <w:r>
        <w:rPr>
          <w:spacing w:val="-12"/>
        </w:rPr>
        <w:t xml:space="preserve"> </w:t>
      </w:r>
      <w:r>
        <w:t>the</w:t>
      </w:r>
      <w:r>
        <w:rPr>
          <w:spacing w:val="-12"/>
        </w:rPr>
        <w:t xml:space="preserve"> </w:t>
      </w:r>
      <w:r>
        <w:t>persistence</w:t>
      </w:r>
      <w:r>
        <w:rPr>
          <w:spacing w:val="-12"/>
        </w:rPr>
        <w:t xml:space="preserve"> </w:t>
      </w:r>
      <w:r>
        <w:t>of</w:t>
      </w:r>
      <w:r>
        <w:rPr>
          <w:spacing w:val="-12"/>
        </w:rPr>
        <w:t xml:space="preserve"> </w:t>
      </w:r>
      <w:r>
        <w:t>STEM</w:t>
      </w:r>
      <w:r>
        <w:rPr>
          <w:spacing w:val="-12"/>
        </w:rPr>
        <w:t xml:space="preserve"> </w:t>
      </w:r>
      <w:r>
        <w:t>undergraduates</w:t>
      </w:r>
      <w:r>
        <w:rPr>
          <w:spacing w:val="-12"/>
        </w:rPr>
        <w:t xml:space="preserve"> </w:t>
      </w:r>
      <w:r>
        <w:t>during</w:t>
      </w:r>
      <w:r>
        <w:rPr>
          <w:spacing w:val="-12"/>
        </w:rPr>
        <w:t xml:space="preserve"> </w:t>
      </w:r>
      <w:r>
        <w:t>the</w:t>
      </w:r>
      <w:r>
        <w:rPr>
          <w:spacing w:val="-12"/>
        </w:rPr>
        <w:t xml:space="preserve"> </w:t>
      </w:r>
      <w:r>
        <w:t>first</w:t>
      </w:r>
      <w:r>
        <w:rPr>
          <w:spacing w:val="-12"/>
        </w:rPr>
        <w:t xml:space="preserve"> </w:t>
      </w:r>
      <w:r>
        <w:t>two</w:t>
      </w:r>
      <w:r>
        <w:rPr>
          <w:spacing w:val="-12"/>
        </w:rPr>
        <w:t xml:space="preserve"> </w:t>
      </w:r>
      <w:r>
        <w:t>years</w:t>
      </w:r>
      <w:r>
        <w:rPr>
          <w:spacing w:val="-12"/>
        </w:rPr>
        <w:t xml:space="preserve"> </w:t>
      </w:r>
      <w:r>
        <w:t>of</w:t>
      </w:r>
      <w:r>
        <w:rPr>
          <w:spacing w:val="-12"/>
        </w:rPr>
        <w:t xml:space="preserve"> </w:t>
      </w:r>
      <w:r>
        <w:t>their</w:t>
      </w:r>
      <w:r>
        <w:rPr>
          <w:spacing w:val="-12"/>
        </w:rPr>
        <w:t xml:space="preserve"> </w:t>
      </w:r>
      <w:r>
        <w:t>college education and targets first generation college students who face obstacles over and above their non-first generation peers [e.g. 7]. The Alliance focuses on the first two years of college because it is within these years</w:t>
      </w:r>
      <w:r>
        <w:rPr>
          <w:spacing w:val="-4"/>
        </w:rPr>
        <w:t xml:space="preserve"> </w:t>
      </w:r>
      <w:r>
        <w:t>that</w:t>
      </w:r>
      <w:r>
        <w:rPr>
          <w:spacing w:val="-4"/>
        </w:rPr>
        <w:t xml:space="preserve"> </w:t>
      </w:r>
      <w:r>
        <w:t>more</w:t>
      </w:r>
      <w:r>
        <w:rPr>
          <w:spacing w:val="-4"/>
        </w:rPr>
        <w:t xml:space="preserve"> </w:t>
      </w:r>
      <w:r>
        <w:t>than</w:t>
      </w:r>
      <w:r>
        <w:rPr>
          <w:spacing w:val="-4"/>
        </w:rPr>
        <w:t xml:space="preserve"> </w:t>
      </w:r>
      <w:r>
        <w:t>50%</w:t>
      </w:r>
      <w:r>
        <w:rPr>
          <w:spacing w:val="-4"/>
        </w:rPr>
        <w:t xml:space="preserve"> </w:t>
      </w:r>
      <w:r>
        <w:t>of</w:t>
      </w:r>
      <w:r>
        <w:rPr>
          <w:spacing w:val="-4"/>
        </w:rPr>
        <w:t xml:space="preserve"> </w:t>
      </w:r>
      <w:r>
        <w:t>STEM</w:t>
      </w:r>
      <w:r>
        <w:rPr>
          <w:spacing w:val="-4"/>
        </w:rPr>
        <w:t xml:space="preserve"> </w:t>
      </w:r>
      <w:r>
        <w:t>students</w:t>
      </w:r>
      <w:r>
        <w:rPr>
          <w:spacing w:val="-4"/>
        </w:rPr>
        <w:t xml:space="preserve"> </w:t>
      </w:r>
      <w:r>
        <w:t>leave</w:t>
      </w:r>
      <w:r>
        <w:rPr>
          <w:spacing w:val="-4"/>
        </w:rPr>
        <w:t xml:space="preserve"> </w:t>
      </w:r>
      <w:r>
        <w:t>their</w:t>
      </w:r>
      <w:r>
        <w:rPr>
          <w:spacing w:val="-4"/>
        </w:rPr>
        <w:t xml:space="preserve"> </w:t>
      </w:r>
      <w:r>
        <w:t>majors</w:t>
      </w:r>
      <w:r>
        <w:rPr>
          <w:spacing w:val="-4"/>
        </w:rPr>
        <w:t xml:space="preserve"> </w:t>
      </w:r>
      <w:r>
        <w:t>[9].</w:t>
      </w:r>
    </w:p>
    <w:p w14:paraId="0780E41E" w14:textId="77777777" w:rsidR="00656154" w:rsidRDefault="00656154">
      <w:pPr>
        <w:sectPr w:rsidR="00656154">
          <w:pgSz w:w="12240" w:h="15840"/>
          <w:pgMar w:top="1500" w:right="1280" w:bottom="960" w:left="1320" w:header="0" w:footer="779" w:gutter="0"/>
          <w:cols w:space="720"/>
        </w:sectPr>
      </w:pPr>
    </w:p>
    <w:p w14:paraId="76BC0625" w14:textId="77777777" w:rsidR="00656154" w:rsidRDefault="00CE621D">
      <w:pPr>
        <w:pStyle w:val="BodyText"/>
        <w:spacing w:before="67"/>
        <w:ind w:left="100" w:right="266"/>
      </w:pPr>
      <w:r>
        <w:lastRenderedPageBreak/>
        <w:t>Leveraging</w:t>
      </w:r>
      <w:r>
        <w:rPr>
          <w:spacing w:val="-6"/>
        </w:rPr>
        <w:t xml:space="preserve"> </w:t>
      </w:r>
      <w:r>
        <w:t>our</w:t>
      </w:r>
      <w:r>
        <w:rPr>
          <w:spacing w:val="-6"/>
        </w:rPr>
        <w:t xml:space="preserve"> </w:t>
      </w:r>
      <w:r>
        <w:t>participation</w:t>
      </w:r>
      <w:r>
        <w:rPr>
          <w:spacing w:val="-6"/>
        </w:rPr>
        <w:t xml:space="preserve"> </w:t>
      </w:r>
      <w:r>
        <w:t>in</w:t>
      </w:r>
      <w:r>
        <w:rPr>
          <w:spacing w:val="-6"/>
        </w:rPr>
        <w:t xml:space="preserve"> </w:t>
      </w:r>
      <w:r>
        <w:t>the</w:t>
      </w:r>
      <w:r>
        <w:rPr>
          <w:spacing w:val="-6"/>
        </w:rPr>
        <w:t xml:space="preserve"> </w:t>
      </w:r>
      <w:r>
        <w:t>NSF-INCLUDES</w:t>
      </w:r>
      <w:r>
        <w:rPr>
          <w:spacing w:val="-6"/>
        </w:rPr>
        <w:t xml:space="preserve"> </w:t>
      </w:r>
      <w:r>
        <w:t>program,</w:t>
      </w:r>
      <w:r>
        <w:rPr>
          <w:spacing w:val="-6"/>
        </w:rPr>
        <w:t xml:space="preserve"> </w:t>
      </w:r>
      <w:r>
        <w:t>our</w:t>
      </w:r>
      <w:r>
        <w:rPr>
          <w:spacing w:val="-6"/>
        </w:rPr>
        <w:t xml:space="preserve"> </w:t>
      </w:r>
      <w:r>
        <w:t>plan</w:t>
      </w:r>
      <w:r>
        <w:rPr>
          <w:spacing w:val="-6"/>
        </w:rPr>
        <w:t xml:space="preserve"> </w:t>
      </w:r>
      <w:r>
        <w:t>for</w:t>
      </w:r>
      <w:r>
        <w:rPr>
          <w:spacing w:val="-6"/>
        </w:rPr>
        <w:t xml:space="preserve"> </w:t>
      </w:r>
      <w:r>
        <w:t>broadening</w:t>
      </w:r>
      <w:r>
        <w:rPr>
          <w:spacing w:val="-7"/>
        </w:rPr>
        <w:t xml:space="preserve"> </w:t>
      </w:r>
      <w:r>
        <w:t>participation</w:t>
      </w:r>
      <w:r>
        <w:rPr>
          <w:spacing w:val="-6"/>
        </w:rPr>
        <w:t xml:space="preserve"> </w:t>
      </w:r>
      <w:r>
        <w:t>in</w:t>
      </w:r>
      <w:r>
        <w:rPr>
          <w:spacing w:val="-6"/>
        </w:rPr>
        <w:t xml:space="preserve"> </w:t>
      </w:r>
      <w:r>
        <w:t>this proposal</w:t>
      </w:r>
      <w:r>
        <w:rPr>
          <w:spacing w:val="-6"/>
        </w:rPr>
        <w:t xml:space="preserve"> </w:t>
      </w:r>
      <w:r>
        <w:t>is</w:t>
      </w:r>
      <w:r>
        <w:rPr>
          <w:spacing w:val="-6"/>
        </w:rPr>
        <w:t xml:space="preserve"> </w:t>
      </w:r>
      <w:r>
        <w:t>to</w:t>
      </w:r>
      <w:r>
        <w:rPr>
          <w:spacing w:val="-6"/>
        </w:rPr>
        <w:t xml:space="preserve"> </w:t>
      </w:r>
      <w:r>
        <w:t>offer</w:t>
      </w:r>
      <w:r>
        <w:rPr>
          <w:spacing w:val="-6"/>
        </w:rPr>
        <w:t xml:space="preserve"> </w:t>
      </w:r>
      <w:r>
        <w:t>a</w:t>
      </w:r>
      <w:r>
        <w:rPr>
          <w:spacing w:val="-6"/>
        </w:rPr>
        <w:t xml:space="preserve"> </w:t>
      </w:r>
      <w:r>
        <w:t>two-week</w:t>
      </w:r>
      <w:r>
        <w:rPr>
          <w:spacing w:val="-6"/>
        </w:rPr>
        <w:t xml:space="preserve"> </w:t>
      </w:r>
      <w:r>
        <w:t>internship</w:t>
      </w:r>
      <w:r>
        <w:rPr>
          <w:spacing w:val="-6"/>
        </w:rPr>
        <w:t xml:space="preserve"> </w:t>
      </w:r>
      <w:r>
        <w:t>experience</w:t>
      </w:r>
      <w:r>
        <w:rPr>
          <w:spacing w:val="-6"/>
        </w:rPr>
        <w:t xml:space="preserve"> </w:t>
      </w:r>
      <w:r>
        <w:t>to</w:t>
      </w:r>
      <w:r>
        <w:rPr>
          <w:spacing w:val="-6"/>
        </w:rPr>
        <w:t xml:space="preserve"> </w:t>
      </w:r>
      <w:r>
        <w:t>rising</w:t>
      </w:r>
      <w:r>
        <w:rPr>
          <w:spacing w:val="-6"/>
        </w:rPr>
        <w:t xml:space="preserve"> </w:t>
      </w:r>
      <w:r>
        <w:t>college</w:t>
      </w:r>
      <w:r>
        <w:rPr>
          <w:spacing w:val="-6"/>
        </w:rPr>
        <w:t xml:space="preserve"> </w:t>
      </w:r>
      <w:r>
        <w:t>freshmen</w:t>
      </w:r>
      <w:r>
        <w:rPr>
          <w:spacing w:val="-6"/>
        </w:rPr>
        <w:t xml:space="preserve"> </w:t>
      </w:r>
      <w:r>
        <w:t>and</w:t>
      </w:r>
      <w:r>
        <w:rPr>
          <w:spacing w:val="-6"/>
        </w:rPr>
        <w:t xml:space="preserve"> </w:t>
      </w:r>
      <w:r>
        <w:t>sophomores,</w:t>
      </w:r>
      <w:r>
        <w:rPr>
          <w:spacing w:val="-6"/>
        </w:rPr>
        <w:t xml:space="preserve"> </w:t>
      </w:r>
      <w:r>
        <w:t>engaging them in authentic participation in the development of the RFI excision and validation procedures. It is  well known that engaging students in research early in their college careers can have a potent impact on their persistence as STEM majors [e.g. 18, 16]. However, most student research experiences including our own</w:t>
      </w:r>
      <w:r>
        <w:rPr>
          <w:spacing w:val="-6"/>
        </w:rPr>
        <w:t xml:space="preserve"> </w:t>
      </w:r>
      <w:r>
        <w:t>Research</w:t>
      </w:r>
      <w:r>
        <w:rPr>
          <w:spacing w:val="-6"/>
        </w:rPr>
        <w:t xml:space="preserve"> </w:t>
      </w:r>
      <w:r>
        <w:t>Experienced</w:t>
      </w:r>
      <w:r>
        <w:rPr>
          <w:spacing w:val="-6"/>
        </w:rPr>
        <w:t xml:space="preserve"> </w:t>
      </w:r>
      <w:r>
        <w:t>for</w:t>
      </w:r>
      <w:r>
        <w:rPr>
          <w:spacing w:val="-6"/>
        </w:rPr>
        <w:t xml:space="preserve"> </w:t>
      </w:r>
      <w:r>
        <w:t>Undergraduates</w:t>
      </w:r>
      <w:r>
        <w:rPr>
          <w:spacing w:val="-6"/>
        </w:rPr>
        <w:t xml:space="preserve"> </w:t>
      </w:r>
      <w:r>
        <w:t>(REU)</w:t>
      </w:r>
      <w:r>
        <w:rPr>
          <w:spacing w:val="-6"/>
        </w:rPr>
        <w:t xml:space="preserve"> </w:t>
      </w:r>
      <w:r>
        <w:t>program</w:t>
      </w:r>
      <w:r>
        <w:rPr>
          <w:spacing w:val="-6"/>
        </w:rPr>
        <w:t xml:space="preserve"> </w:t>
      </w:r>
      <w:r>
        <w:t>generally</w:t>
      </w:r>
      <w:r>
        <w:rPr>
          <w:spacing w:val="-6"/>
        </w:rPr>
        <w:t xml:space="preserve"> </w:t>
      </w:r>
      <w:r>
        <w:t>targets</w:t>
      </w:r>
      <w:r>
        <w:rPr>
          <w:spacing w:val="-6"/>
        </w:rPr>
        <w:t xml:space="preserve"> </w:t>
      </w:r>
      <w:r>
        <w:t>rising</w:t>
      </w:r>
      <w:r>
        <w:rPr>
          <w:spacing w:val="-6"/>
        </w:rPr>
        <w:t xml:space="preserve"> </w:t>
      </w:r>
      <w:r>
        <w:t>juniors</w:t>
      </w:r>
      <w:r>
        <w:rPr>
          <w:spacing w:val="-6"/>
        </w:rPr>
        <w:t xml:space="preserve"> </w:t>
      </w:r>
      <w:r>
        <w:t>and</w:t>
      </w:r>
      <w:r>
        <w:rPr>
          <w:spacing w:val="-6"/>
        </w:rPr>
        <w:t xml:space="preserve"> </w:t>
      </w:r>
      <w:r>
        <w:t>seniors. Through this internship we will be providing a first research experience, and preparing younger students for</w:t>
      </w:r>
      <w:r>
        <w:rPr>
          <w:spacing w:val="-4"/>
        </w:rPr>
        <w:t xml:space="preserve"> </w:t>
      </w:r>
      <w:r>
        <w:t>future</w:t>
      </w:r>
      <w:r>
        <w:rPr>
          <w:spacing w:val="-4"/>
        </w:rPr>
        <w:t xml:space="preserve"> </w:t>
      </w:r>
      <w:r>
        <w:t>success</w:t>
      </w:r>
      <w:r>
        <w:rPr>
          <w:spacing w:val="-4"/>
        </w:rPr>
        <w:t xml:space="preserve"> </w:t>
      </w:r>
      <w:r>
        <w:t>in</w:t>
      </w:r>
      <w:r>
        <w:rPr>
          <w:spacing w:val="-4"/>
        </w:rPr>
        <w:t xml:space="preserve"> </w:t>
      </w:r>
      <w:r>
        <w:t>programs</w:t>
      </w:r>
      <w:r>
        <w:rPr>
          <w:spacing w:val="-4"/>
        </w:rPr>
        <w:t xml:space="preserve"> </w:t>
      </w:r>
      <w:r>
        <w:t>like</w:t>
      </w:r>
      <w:r>
        <w:rPr>
          <w:spacing w:val="-4"/>
        </w:rPr>
        <w:t xml:space="preserve"> </w:t>
      </w:r>
      <w:r>
        <w:t>REU,</w:t>
      </w:r>
      <w:r>
        <w:rPr>
          <w:spacing w:val="-4"/>
        </w:rPr>
        <w:t xml:space="preserve"> </w:t>
      </w:r>
      <w:r>
        <w:t>including</w:t>
      </w:r>
      <w:r>
        <w:rPr>
          <w:spacing w:val="-4"/>
        </w:rPr>
        <w:t xml:space="preserve"> </w:t>
      </w:r>
      <w:r>
        <w:t>our</w:t>
      </w:r>
      <w:r>
        <w:rPr>
          <w:spacing w:val="-4"/>
        </w:rPr>
        <w:t xml:space="preserve"> </w:t>
      </w:r>
      <w:r>
        <w:t>own.</w:t>
      </w:r>
    </w:p>
    <w:p w14:paraId="2644C2F0" w14:textId="77777777" w:rsidR="00656154" w:rsidRDefault="00CE621D">
      <w:pPr>
        <w:pStyle w:val="BodyText"/>
        <w:spacing w:before="118"/>
        <w:ind w:left="100" w:right="113"/>
        <w:jc w:val="left"/>
      </w:pPr>
      <w:r>
        <w:t>GBO</w:t>
      </w:r>
      <w:r>
        <w:rPr>
          <w:spacing w:val="-16"/>
        </w:rPr>
        <w:t xml:space="preserve"> </w:t>
      </w:r>
      <w:r>
        <w:t>piloted</w:t>
      </w:r>
      <w:r>
        <w:rPr>
          <w:spacing w:val="-16"/>
        </w:rPr>
        <w:t xml:space="preserve"> </w:t>
      </w:r>
      <w:r>
        <w:t>a</w:t>
      </w:r>
      <w:r>
        <w:rPr>
          <w:spacing w:val="-16"/>
        </w:rPr>
        <w:t xml:space="preserve"> </w:t>
      </w:r>
      <w:r>
        <w:t>2-week</w:t>
      </w:r>
      <w:r>
        <w:rPr>
          <w:spacing w:val="-16"/>
        </w:rPr>
        <w:t xml:space="preserve"> </w:t>
      </w:r>
      <w:r>
        <w:t>internship</w:t>
      </w:r>
      <w:r>
        <w:rPr>
          <w:spacing w:val="-16"/>
        </w:rPr>
        <w:t xml:space="preserve"> </w:t>
      </w:r>
      <w:r>
        <w:t>for</w:t>
      </w:r>
      <w:r>
        <w:rPr>
          <w:spacing w:val="-16"/>
        </w:rPr>
        <w:t xml:space="preserve"> </w:t>
      </w:r>
      <w:r>
        <w:t>early</w:t>
      </w:r>
      <w:r>
        <w:rPr>
          <w:spacing w:val="-16"/>
        </w:rPr>
        <w:t xml:space="preserve"> </w:t>
      </w:r>
      <w:r>
        <w:t>first</w:t>
      </w:r>
      <w:r>
        <w:rPr>
          <w:spacing w:val="-16"/>
        </w:rPr>
        <w:t xml:space="preserve"> </w:t>
      </w:r>
      <w:r>
        <w:t>generation</w:t>
      </w:r>
      <w:r>
        <w:rPr>
          <w:spacing w:val="-16"/>
        </w:rPr>
        <w:t xml:space="preserve"> </w:t>
      </w:r>
      <w:r>
        <w:t>undergraduates</w:t>
      </w:r>
      <w:r>
        <w:rPr>
          <w:spacing w:val="-16"/>
        </w:rPr>
        <w:t xml:space="preserve"> </w:t>
      </w:r>
      <w:r>
        <w:t>in</w:t>
      </w:r>
      <w:r>
        <w:rPr>
          <w:spacing w:val="-16"/>
        </w:rPr>
        <w:t xml:space="preserve"> </w:t>
      </w:r>
      <w:r>
        <w:t>2017</w:t>
      </w:r>
      <w:r>
        <w:rPr>
          <w:spacing w:val="-16"/>
        </w:rPr>
        <w:t xml:space="preserve"> </w:t>
      </w:r>
      <w:r>
        <w:t>with</w:t>
      </w:r>
      <w:r>
        <w:rPr>
          <w:spacing w:val="-16"/>
        </w:rPr>
        <w:t xml:space="preserve"> </w:t>
      </w:r>
      <w:r>
        <w:t>clear</w:t>
      </w:r>
      <w:r>
        <w:rPr>
          <w:spacing w:val="-16"/>
        </w:rPr>
        <w:t xml:space="preserve"> </w:t>
      </w:r>
      <w:r>
        <w:t>success.</w:t>
      </w:r>
      <w:r>
        <w:rPr>
          <w:spacing w:val="2"/>
        </w:rPr>
        <w:t xml:space="preserve"> </w:t>
      </w:r>
      <w:r>
        <w:t>Pre/post survey results</w:t>
      </w:r>
      <w:r>
        <w:rPr>
          <w:spacing w:val="-18"/>
        </w:rPr>
        <w:t xml:space="preserve"> </w:t>
      </w:r>
      <w:r>
        <w:t>revealed:</w:t>
      </w:r>
    </w:p>
    <w:p w14:paraId="36F730A7" w14:textId="77777777" w:rsidR="00656154" w:rsidRDefault="00656154">
      <w:pPr>
        <w:pStyle w:val="BodyText"/>
        <w:spacing w:before="4" w:line="240" w:lineRule="auto"/>
        <w:jc w:val="left"/>
        <w:rPr>
          <w:sz w:val="22"/>
        </w:rPr>
      </w:pPr>
    </w:p>
    <w:p w14:paraId="44124ABD" w14:textId="77777777" w:rsidR="00656154" w:rsidRDefault="007B219B">
      <w:pPr>
        <w:pStyle w:val="BodyText"/>
        <w:ind w:left="598" w:right="1088"/>
        <w:jc w:val="left"/>
      </w:pPr>
      <w:r>
        <w:pict w14:anchorId="235DB218">
          <v:shape id="_x0000_s1042" type="#_x0000_t202" style="position:absolute;left:0;text-align:left;margin-left:86.95pt;margin-top:13.85pt;width:5pt;height:17.3pt;z-index:251654144;mso-position-horizontal-relative:page" filled="f" stroked="f">
            <v:textbox inset="0,0,0,0">
              <w:txbxContent>
                <w:p w14:paraId="34E37FBD"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pict w14:anchorId="5C860C4C">
          <v:shape id="_x0000_s1041" type="#_x0000_t202" style="position:absolute;left:0;text-align:left;margin-left:86.95pt;margin-top:1.9pt;width:5pt;height:17.3pt;z-index:251655168;mso-position-horizontal-relative:page" filled="f" stroked="f">
            <v:textbox inset="0,0,0,0">
              <w:txbxContent>
                <w:p w14:paraId="4FEDCAF8"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High levels of STEM efficacy at both pre- and post-test, and even higher by post-test. Interns tended to be less concerned about barriers to STEM persistence by post-test.</w:t>
      </w:r>
    </w:p>
    <w:p w14:paraId="0CCA06DC" w14:textId="77777777" w:rsidR="00656154" w:rsidRDefault="007B219B">
      <w:pPr>
        <w:pStyle w:val="BodyText"/>
        <w:ind w:left="598" w:right="113"/>
        <w:jc w:val="left"/>
      </w:pPr>
      <w:r>
        <w:pict w14:anchorId="1D92A7B0">
          <v:shape id="_x0000_s1040" type="#_x0000_t202" style="position:absolute;left:0;text-align:left;margin-left:86.95pt;margin-top:1.9pt;width:5pt;height:17.3pt;z-index:251653120;mso-position-horizontal-relative:page" filled="f" stroked="f">
            <v:textbox inset="0,0,0,0">
              <w:txbxContent>
                <w:p w14:paraId="6D3923CA"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Interns were somewhat more likely to report that professors lecturing a lot in their STEM courses would be a potential challenge.</w:t>
      </w:r>
    </w:p>
    <w:p w14:paraId="3D75E35D" w14:textId="77777777" w:rsidR="00656154" w:rsidRDefault="007B219B">
      <w:pPr>
        <w:pStyle w:val="BodyText"/>
        <w:ind w:left="598" w:right="113"/>
        <w:jc w:val="left"/>
      </w:pPr>
      <w:r>
        <w:pict w14:anchorId="1E37C9E1">
          <v:shape id="_x0000_s1039" type="#_x0000_t202" style="position:absolute;left:0;text-align:left;margin-left:86.95pt;margin-top:13.85pt;width:5pt;height:17.3pt;z-index:251656192;mso-position-horizontal-relative:page" filled="f" stroked="f">
            <v:textbox inset="0,0,0,0">
              <w:txbxContent>
                <w:p w14:paraId="710F77CB"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pict w14:anchorId="5D488664">
          <v:shape id="_x0000_s1038" type="#_x0000_t202" style="position:absolute;left:0;text-align:left;margin-left:86.95pt;margin-top:1.9pt;width:5pt;height:17.3pt;z-index:251657216;mso-position-horizontal-relative:page" filled="f" stroked="f">
            <v:textbox inset="0,0,0,0">
              <w:txbxContent>
                <w:p w14:paraId="61495318"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Interns were significantly less likely to be concerned that they would be intimidated by professors. Interns were significantly less likely to be concerned that they </w:t>
      </w:r>
      <w:del w:id="49" w:author="Laura Jensen" w:date="2018-11-13T09:28:00Z">
        <w:r w:rsidR="00CE621D" w:rsidRPr="00CE621D" w:rsidDel="00CE621D">
          <w:rPr>
            <w:highlight w:val="yellow"/>
            <w:rPrChange w:id="50" w:author="Laura Jensen" w:date="2018-11-13T09:28:00Z">
              <w:rPr/>
            </w:rPrChange>
          </w:rPr>
          <w:delText>wouldnt</w:delText>
        </w:r>
      </w:del>
      <w:ins w:id="51" w:author="Laura Jensen" w:date="2018-11-13T09:28:00Z">
        <w:r w:rsidR="00CE621D" w:rsidRPr="00CE621D">
          <w:rPr>
            <w:highlight w:val="yellow"/>
            <w:rPrChange w:id="52" w:author="Laura Jensen" w:date="2018-11-13T09:28:00Z">
              <w:rPr/>
            </w:rPrChange>
          </w:rPr>
          <w:t>wouldn’t</w:t>
        </w:r>
      </w:ins>
      <w:r w:rsidR="00CE621D">
        <w:t xml:space="preserve"> know where to get help when they felt depressed or worried.</w:t>
      </w:r>
    </w:p>
    <w:p w14:paraId="6EA03E86" w14:textId="77777777" w:rsidR="00656154" w:rsidRDefault="00656154">
      <w:pPr>
        <w:pStyle w:val="BodyText"/>
        <w:spacing w:before="4" w:line="240" w:lineRule="auto"/>
        <w:jc w:val="left"/>
        <w:rPr>
          <w:sz w:val="22"/>
        </w:rPr>
      </w:pPr>
    </w:p>
    <w:p w14:paraId="148B8F6C" w14:textId="77777777" w:rsidR="00656154" w:rsidRDefault="00CE621D">
      <w:pPr>
        <w:pStyle w:val="BodyText"/>
        <w:ind w:left="100" w:right="266"/>
      </w:pPr>
      <w:r>
        <w:rPr>
          <w:b/>
        </w:rPr>
        <w:t xml:space="preserve">Internship Activities: </w:t>
      </w:r>
      <w:r>
        <w:rPr>
          <w:spacing w:val="-3"/>
        </w:rPr>
        <w:t xml:space="preserve">Twenty </w:t>
      </w:r>
      <w:r>
        <w:t>student interns will participate in the research and development effort in year two of the project. They will work in teams to analyze archived RFI data to curate a categorized and searchable</w:t>
      </w:r>
      <w:r>
        <w:rPr>
          <w:spacing w:val="-7"/>
        </w:rPr>
        <w:t xml:space="preserve"> </w:t>
      </w:r>
      <w:r>
        <w:t>database</w:t>
      </w:r>
      <w:r>
        <w:rPr>
          <w:spacing w:val="-7"/>
        </w:rPr>
        <w:t xml:space="preserve"> </w:t>
      </w:r>
      <w:r>
        <w:t>that</w:t>
      </w:r>
      <w:r>
        <w:rPr>
          <w:spacing w:val="-7"/>
        </w:rPr>
        <w:t xml:space="preserve"> </w:t>
      </w:r>
      <w:r>
        <w:t>includes</w:t>
      </w:r>
      <w:r>
        <w:rPr>
          <w:spacing w:val="-7"/>
        </w:rPr>
        <w:t xml:space="preserve"> </w:t>
      </w:r>
      <w:r>
        <w:t>common</w:t>
      </w:r>
      <w:r>
        <w:rPr>
          <w:spacing w:val="-7"/>
        </w:rPr>
        <w:t xml:space="preserve"> </w:t>
      </w:r>
      <w:r>
        <w:t>RFI</w:t>
      </w:r>
      <w:r>
        <w:rPr>
          <w:spacing w:val="-7"/>
        </w:rPr>
        <w:t xml:space="preserve"> </w:t>
      </w:r>
      <w:r>
        <w:t>features.</w:t>
      </w:r>
      <w:r>
        <w:rPr>
          <w:spacing w:val="6"/>
        </w:rPr>
        <w:t xml:space="preserve"> </w:t>
      </w:r>
      <w:r>
        <w:t>They</w:t>
      </w:r>
      <w:r>
        <w:rPr>
          <w:spacing w:val="-7"/>
        </w:rPr>
        <w:t xml:space="preserve"> </w:t>
      </w:r>
      <w:r>
        <w:t>will</w:t>
      </w:r>
      <w:r>
        <w:rPr>
          <w:spacing w:val="-7"/>
        </w:rPr>
        <w:t xml:space="preserve"> </w:t>
      </w:r>
      <w:r>
        <w:t>test</w:t>
      </w:r>
      <w:r>
        <w:rPr>
          <w:spacing w:val="-7"/>
        </w:rPr>
        <w:t xml:space="preserve"> </w:t>
      </w:r>
      <w:r>
        <w:t>sources</w:t>
      </w:r>
      <w:r>
        <w:rPr>
          <w:spacing w:val="-7"/>
        </w:rPr>
        <w:t xml:space="preserve"> </w:t>
      </w:r>
      <w:r>
        <w:t>of</w:t>
      </w:r>
      <w:r>
        <w:rPr>
          <w:spacing w:val="-7"/>
        </w:rPr>
        <w:t xml:space="preserve"> </w:t>
      </w:r>
      <w:r>
        <w:t>RFI</w:t>
      </w:r>
      <w:r>
        <w:rPr>
          <w:spacing w:val="-7"/>
        </w:rPr>
        <w:t xml:space="preserve"> </w:t>
      </w:r>
      <w:r>
        <w:t>in</w:t>
      </w:r>
      <w:r>
        <w:rPr>
          <w:spacing w:val="-7"/>
        </w:rPr>
        <w:t xml:space="preserve"> </w:t>
      </w:r>
      <w:r>
        <w:t>our</w:t>
      </w:r>
      <w:r>
        <w:rPr>
          <w:spacing w:val="-7"/>
        </w:rPr>
        <w:t xml:space="preserve"> </w:t>
      </w:r>
      <w:r>
        <w:t>anechoic</w:t>
      </w:r>
      <w:r>
        <w:rPr>
          <w:spacing w:val="-7"/>
        </w:rPr>
        <w:t xml:space="preserve"> </w:t>
      </w:r>
      <w:r>
        <w:t xml:space="preserve">cham- ber to develop RFI exemplars. This work is important for testing RFI removal algorithms in a controlled </w:t>
      </w:r>
      <w:r>
        <w:rPr>
          <w:spacing w:val="-3"/>
        </w:rPr>
        <w:t>manner.</w:t>
      </w:r>
    </w:p>
    <w:p w14:paraId="4909D5B6" w14:textId="77777777" w:rsidR="00656154" w:rsidRDefault="00CE621D">
      <w:pPr>
        <w:pStyle w:val="BodyText"/>
        <w:spacing w:before="118"/>
        <w:ind w:left="100" w:right="266"/>
      </w:pPr>
      <w:r>
        <w:t>Their</w:t>
      </w:r>
      <w:r>
        <w:rPr>
          <w:spacing w:val="-6"/>
        </w:rPr>
        <w:t xml:space="preserve"> </w:t>
      </w:r>
      <w:r>
        <w:t>research</w:t>
      </w:r>
      <w:r>
        <w:rPr>
          <w:spacing w:val="-6"/>
        </w:rPr>
        <w:t xml:space="preserve"> </w:t>
      </w:r>
      <w:r>
        <w:t>will</w:t>
      </w:r>
      <w:r>
        <w:rPr>
          <w:spacing w:val="-6"/>
        </w:rPr>
        <w:t xml:space="preserve"> </w:t>
      </w:r>
      <w:r>
        <w:t>be</w:t>
      </w:r>
      <w:r>
        <w:rPr>
          <w:spacing w:val="-6"/>
        </w:rPr>
        <w:t xml:space="preserve"> </w:t>
      </w:r>
      <w:r>
        <w:t>scaffolded</w:t>
      </w:r>
      <w:r>
        <w:rPr>
          <w:spacing w:val="-6"/>
        </w:rPr>
        <w:t xml:space="preserve"> </w:t>
      </w:r>
      <w:r>
        <w:t>with</w:t>
      </w:r>
      <w:r>
        <w:rPr>
          <w:spacing w:val="-6"/>
        </w:rPr>
        <w:t xml:space="preserve"> </w:t>
      </w:r>
      <w:r>
        <w:t>“just</w:t>
      </w:r>
      <w:r>
        <w:rPr>
          <w:spacing w:val="-6"/>
        </w:rPr>
        <w:t xml:space="preserve"> </w:t>
      </w:r>
      <w:r>
        <w:t>in</w:t>
      </w:r>
      <w:r>
        <w:rPr>
          <w:spacing w:val="-6"/>
        </w:rPr>
        <w:t xml:space="preserve"> </w:t>
      </w:r>
      <w:r>
        <w:t>time”</w:t>
      </w:r>
      <w:r>
        <w:rPr>
          <w:spacing w:val="-6"/>
        </w:rPr>
        <w:t xml:space="preserve"> </w:t>
      </w:r>
      <w:r>
        <w:t>learning</w:t>
      </w:r>
      <w:r>
        <w:rPr>
          <w:spacing w:val="-6"/>
        </w:rPr>
        <w:t xml:space="preserve"> </w:t>
      </w:r>
      <w:r>
        <w:t>through</w:t>
      </w:r>
      <w:r>
        <w:rPr>
          <w:spacing w:val="-6"/>
        </w:rPr>
        <w:t xml:space="preserve"> </w:t>
      </w:r>
      <w:r>
        <w:t>hands-on</w:t>
      </w:r>
      <w:r>
        <w:rPr>
          <w:spacing w:val="-6"/>
        </w:rPr>
        <w:t xml:space="preserve"> </w:t>
      </w:r>
      <w:r>
        <w:t>activities</w:t>
      </w:r>
      <w:r>
        <w:rPr>
          <w:spacing w:val="-6"/>
        </w:rPr>
        <w:t xml:space="preserve"> </w:t>
      </w:r>
      <w:r>
        <w:t>and</w:t>
      </w:r>
      <w:r>
        <w:rPr>
          <w:spacing w:val="-6"/>
        </w:rPr>
        <w:t xml:space="preserve"> </w:t>
      </w:r>
      <w:r>
        <w:t>talks</w:t>
      </w:r>
      <w:r>
        <w:rPr>
          <w:spacing w:val="-6"/>
        </w:rPr>
        <w:t xml:space="preserve"> </w:t>
      </w:r>
      <w:r>
        <w:t>on</w:t>
      </w:r>
      <w:r>
        <w:rPr>
          <w:spacing w:val="-6"/>
        </w:rPr>
        <w:t xml:space="preserve"> </w:t>
      </w:r>
      <w:r>
        <w:t xml:space="preserve">radio astronomy science and instrumentation, and </w:t>
      </w:r>
      <w:r>
        <w:rPr>
          <w:spacing w:val="-7"/>
        </w:rPr>
        <w:t xml:space="preserve">DSP. </w:t>
      </w:r>
      <w:r>
        <w:t>Additionally, interns will be completely immersed in the GBO academic culture during their residence, participating in regular activities such as colloquia and organized REU summer student</w:t>
      </w:r>
      <w:r>
        <w:rPr>
          <w:spacing w:val="-22"/>
        </w:rPr>
        <w:t xml:space="preserve"> </w:t>
      </w:r>
      <w:r>
        <w:t>activities.</w:t>
      </w:r>
    </w:p>
    <w:p w14:paraId="195878CB" w14:textId="77777777" w:rsidR="00656154" w:rsidRDefault="00CE621D">
      <w:pPr>
        <w:pStyle w:val="BodyText"/>
        <w:spacing w:before="118"/>
        <w:ind w:left="100" w:right="266"/>
      </w:pPr>
      <w:r>
        <w:rPr>
          <w:spacing w:val="-10"/>
        </w:rPr>
        <w:t xml:space="preserve">We </w:t>
      </w:r>
      <w:r>
        <w:t xml:space="preserve">will also offer an opportunity for students in our existing REU program to act as near-peer mentors. </w:t>
      </w:r>
      <w:r>
        <w:rPr>
          <w:spacing w:val="-3"/>
        </w:rPr>
        <w:t xml:space="preserve">Working </w:t>
      </w:r>
      <w:r>
        <w:t>with GBO educational staff, they will hold workshops to prepare our participants for college suc- cess and for future internship experiences. Sessions will include: “What I wish someone had told me when I started college”, time management, study tips, and applying for internships.</w:t>
      </w:r>
    </w:p>
    <w:p w14:paraId="721EB6C5" w14:textId="77777777" w:rsidR="00656154" w:rsidRDefault="00CE621D">
      <w:pPr>
        <w:pStyle w:val="BodyText"/>
        <w:spacing w:before="118"/>
        <w:ind w:left="100" w:right="266"/>
      </w:pPr>
      <w:r>
        <w:t>At the end of the two-week internship student teams will present the results of their work in a student colloquium for GBO staff.</w:t>
      </w:r>
    </w:p>
    <w:p w14:paraId="1F569828" w14:textId="77777777" w:rsidR="00656154" w:rsidRDefault="00CE621D">
      <w:pPr>
        <w:pStyle w:val="BodyText"/>
        <w:spacing w:before="118"/>
        <w:ind w:left="100" w:right="266"/>
      </w:pPr>
      <w:r>
        <w:rPr>
          <w:b/>
        </w:rPr>
        <w:t xml:space="preserve">Participant Recruitment and Selection: </w:t>
      </w:r>
      <w:r>
        <w:t>First generation (which generally includes under-represented mi- nority students) STEM undergraduate students will be targeted for participation in the internship. Rising freshmen</w:t>
      </w:r>
      <w:r>
        <w:rPr>
          <w:spacing w:val="-9"/>
        </w:rPr>
        <w:t xml:space="preserve"> </w:t>
      </w:r>
      <w:r>
        <w:t>and</w:t>
      </w:r>
      <w:r>
        <w:rPr>
          <w:spacing w:val="-9"/>
        </w:rPr>
        <w:t xml:space="preserve"> </w:t>
      </w:r>
      <w:r>
        <w:t>sophomores</w:t>
      </w:r>
      <w:r>
        <w:rPr>
          <w:spacing w:val="-9"/>
        </w:rPr>
        <w:t xml:space="preserve"> </w:t>
      </w:r>
      <w:r>
        <w:t>will</w:t>
      </w:r>
      <w:r>
        <w:rPr>
          <w:spacing w:val="-9"/>
        </w:rPr>
        <w:t xml:space="preserve"> </w:t>
      </w:r>
      <w:r>
        <w:t>be</w:t>
      </w:r>
      <w:r>
        <w:rPr>
          <w:spacing w:val="-9"/>
        </w:rPr>
        <w:t xml:space="preserve"> </w:t>
      </w:r>
      <w:r>
        <w:t>eligible</w:t>
      </w:r>
      <w:r>
        <w:rPr>
          <w:spacing w:val="-9"/>
        </w:rPr>
        <w:t xml:space="preserve"> </w:t>
      </w:r>
      <w:r>
        <w:t>to</w:t>
      </w:r>
      <w:r>
        <w:rPr>
          <w:spacing w:val="-9"/>
        </w:rPr>
        <w:t xml:space="preserve"> </w:t>
      </w:r>
      <w:r>
        <w:rPr>
          <w:spacing w:val="-4"/>
        </w:rPr>
        <w:t>apply.</w:t>
      </w:r>
      <w:r>
        <w:rPr>
          <w:spacing w:val="5"/>
        </w:rPr>
        <w:t xml:space="preserve"> </w:t>
      </w:r>
      <w:r>
        <w:rPr>
          <w:spacing w:val="-10"/>
        </w:rPr>
        <w:t>We</w:t>
      </w:r>
      <w:r>
        <w:rPr>
          <w:spacing w:val="-9"/>
        </w:rPr>
        <w:t xml:space="preserve"> </w:t>
      </w:r>
      <w:r>
        <w:t>will</w:t>
      </w:r>
      <w:r>
        <w:rPr>
          <w:spacing w:val="-9"/>
        </w:rPr>
        <w:t xml:space="preserve"> </w:t>
      </w:r>
      <w:r>
        <w:t>advertise</w:t>
      </w:r>
      <w:r>
        <w:rPr>
          <w:spacing w:val="-9"/>
        </w:rPr>
        <w:t xml:space="preserve"> </w:t>
      </w:r>
      <w:r>
        <w:t>through</w:t>
      </w:r>
      <w:r>
        <w:rPr>
          <w:spacing w:val="-9"/>
        </w:rPr>
        <w:t xml:space="preserve"> </w:t>
      </w:r>
      <w:r>
        <w:t>the</w:t>
      </w:r>
      <w:r>
        <w:rPr>
          <w:spacing w:val="-9"/>
        </w:rPr>
        <w:t xml:space="preserve"> </w:t>
      </w:r>
      <w:r>
        <w:t>First</w:t>
      </w:r>
      <w:r>
        <w:rPr>
          <w:spacing w:val="-9"/>
        </w:rPr>
        <w:t xml:space="preserve"> </w:t>
      </w:r>
      <w:r>
        <w:t>2</w:t>
      </w:r>
      <w:r>
        <w:rPr>
          <w:spacing w:val="-9"/>
        </w:rPr>
        <w:t xml:space="preserve"> </w:t>
      </w:r>
      <w:r>
        <w:t>Network</w:t>
      </w:r>
      <w:r>
        <w:rPr>
          <w:spacing w:val="-9"/>
        </w:rPr>
        <w:t xml:space="preserve"> </w:t>
      </w:r>
      <w:r>
        <w:t>and</w:t>
      </w:r>
      <w:r>
        <w:rPr>
          <w:spacing w:val="-9"/>
        </w:rPr>
        <w:t xml:space="preserve"> </w:t>
      </w:r>
      <w:r>
        <w:t>other NSF-INCLUDES</w:t>
      </w:r>
      <w:r>
        <w:rPr>
          <w:spacing w:val="-5"/>
        </w:rPr>
        <w:t xml:space="preserve"> </w:t>
      </w:r>
      <w:r>
        <w:t>Alliances</w:t>
      </w:r>
      <w:r>
        <w:rPr>
          <w:spacing w:val="-5"/>
        </w:rPr>
        <w:t xml:space="preserve"> </w:t>
      </w:r>
      <w:r>
        <w:t>and</w:t>
      </w:r>
      <w:r>
        <w:rPr>
          <w:spacing w:val="-5"/>
        </w:rPr>
        <w:t xml:space="preserve"> </w:t>
      </w:r>
      <w:r>
        <w:t>Launch</w:t>
      </w:r>
      <w:r>
        <w:rPr>
          <w:spacing w:val="-5"/>
        </w:rPr>
        <w:t xml:space="preserve"> </w:t>
      </w:r>
      <w:r>
        <w:t>Pilot</w:t>
      </w:r>
      <w:r>
        <w:rPr>
          <w:spacing w:val="-5"/>
        </w:rPr>
        <w:t xml:space="preserve"> </w:t>
      </w:r>
      <w:r>
        <w:t>projects</w:t>
      </w:r>
      <w:r>
        <w:rPr>
          <w:spacing w:val="-5"/>
        </w:rPr>
        <w:t xml:space="preserve"> </w:t>
      </w:r>
      <w:r>
        <w:t>via</w:t>
      </w:r>
      <w:r>
        <w:rPr>
          <w:spacing w:val="-5"/>
        </w:rPr>
        <w:t xml:space="preserve"> </w:t>
      </w:r>
      <w:r>
        <w:t>the</w:t>
      </w:r>
      <w:r>
        <w:rPr>
          <w:spacing w:val="-5"/>
        </w:rPr>
        <w:t xml:space="preserve"> </w:t>
      </w:r>
      <w:r>
        <w:t>NSF-INCLUDES</w:t>
      </w:r>
      <w:r>
        <w:rPr>
          <w:spacing w:val="-5"/>
        </w:rPr>
        <w:t xml:space="preserve"> </w:t>
      </w:r>
      <w:r>
        <w:t>National</w:t>
      </w:r>
      <w:r>
        <w:rPr>
          <w:spacing w:val="-5"/>
        </w:rPr>
        <w:t xml:space="preserve"> </w:t>
      </w:r>
      <w:r>
        <w:t>Hub</w:t>
      </w:r>
      <w:r>
        <w:rPr>
          <w:spacing w:val="-5"/>
        </w:rPr>
        <w:t xml:space="preserve"> </w:t>
      </w:r>
      <w:r>
        <w:t>website.</w:t>
      </w:r>
    </w:p>
    <w:p w14:paraId="58180248" w14:textId="77777777" w:rsidR="00656154" w:rsidRDefault="00CE621D">
      <w:pPr>
        <w:pStyle w:val="BodyText"/>
        <w:spacing w:before="118"/>
        <w:ind w:left="100" w:right="266"/>
      </w:pPr>
      <w:r>
        <w:rPr>
          <w:b/>
        </w:rPr>
        <w:t xml:space="preserve">Evaluation: </w:t>
      </w:r>
      <w:r>
        <w:t>We will employ the Undergraduate Research Student Self-Assessment Survey to measure student outcomes related to internship participation including acquisition of STEM skills, leadership, con- fidence, and STEM identity [42]. We will also participate in evaluation measures designed by the First 2 Network and provide data to the Network to add to the growing knowledge base of successful strategies and interventions.</w:t>
      </w:r>
    </w:p>
    <w:p w14:paraId="2C1C7680" w14:textId="77777777" w:rsidR="00656154" w:rsidRDefault="00CE621D">
      <w:pPr>
        <w:pStyle w:val="Heading3"/>
        <w:numPr>
          <w:ilvl w:val="1"/>
          <w:numId w:val="4"/>
        </w:numPr>
        <w:tabs>
          <w:tab w:val="left" w:pos="503"/>
        </w:tabs>
        <w:spacing w:before="88"/>
        <w:ind w:left="502" w:hanging="402"/>
        <w:jc w:val="both"/>
      </w:pPr>
      <w:r>
        <w:t>Summer Research</w:t>
      </w:r>
      <w:r>
        <w:rPr>
          <w:spacing w:val="-19"/>
        </w:rPr>
        <w:t xml:space="preserve"> </w:t>
      </w:r>
      <w:r>
        <w:t>Experience</w:t>
      </w:r>
    </w:p>
    <w:p w14:paraId="5AFAC705" w14:textId="77777777" w:rsidR="00656154" w:rsidRDefault="007B219B">
      <w:pPr>
        <w:pStyle w:val="BodyText"/>
        <w:spacing w:before="194"/>
        <w:ind w:left="100" w:right="266"/>
      </w:pPr>
      <w:r>
        <w:pict w14:anchorId="4258995F">
          <v:shape id="_x0000_s1037" type="#_x0000_t202" style="position:absolute;left:0;text-align:left;margin-left:360.9pt;margin-top:35.5pt;width:4.45pt;height:17.3pt;z-index:-251637760;mso-position-horizontal-relative:page" filled="f" stroked="f">
            <v:textbox inset="0,0,0,0">
              <w:txbxContent>
                <w:p w14:paraId="5536B9B8" w14:textId="77777777" w:rsidR="00CE621D" w:rsidRDefault="00CE621D">
                  <w:pPr>
                    <w:pStyle w:val="BodyText"/>
                    <w:spacing w:line="242" w:lineRule="exact"/>
                    <w:jc w:val="left"/>
                    <w:rPr>
                      <w:rFonts w:ascii="Lucida Sans Unicode" w:hAnsi="Lucida Sans Unicode"/>
                    </w:rPr>
                  </w:pPr>
                  <w:r>
                    <w:rPr>
                      <w:rFonts w:ascii="Lucida Sans Unicode" w:hAnsi="Lucida Sans Unicode"/>
                      <w:w w:val="69"/>
                    </w:rPr>
                    <w:t>§</w:t>
                  </w:r>
                </w:p>
              </w:txbxContent>
            </v:textbox>
            <w10:wrap anchorx="page"/>
          </v:shape>
        </w:pict>
      </w:r>
      <w:r w:rsidR="00CE621D">
        <w:t>This grant will also support one undergraduate student that will work with astronomers and engineers at GBO and UCB on a 10–12 week research project. The focus of the students’ work will likely be on develop- ing RFI excision algorithms and the verification plan described in</w:t>
      </w:r>
      <w:r w:rsidR="00CE621D">
        <w:rPr>
          <w:spacing w:val="7"/>
        </w:rPr>
        <w:t xml:space="preserve"> </w:t>
      </w:r>
      <w:r w:rsidR="00CE621D">
        <w:t xml:space="preserve">B.5 &amp; B.6, though we will devise specific projects with the strengths and interests of the individual student in mind.  GBO already has a success-   ful track record of involving summer undergraduate students in similar work, with four students  </w:t>
      </w:r>
      <w:r w:rsidR="00CE621D">
        <w:rPr>
          <w:spacing w:val="35"/>
        </w:rPr>
        <w:t xml:space="preserve"> </w:t>
      </w:r>
      <w:r w:rsidR="00CE621D">
        <w:t>having</w:t>
      </w:r>
    </w:p>
    <w:p w14:paraId="61B1DF55" w14:textId="77777777" w:rsidR="00656154" w:rsidRDefault="00656154">
      <w:pPr>
        <w:sectPr w:rsidR="00656154">
          <w:pgSz w:w="12240" w:h="15840"/>
          <w:pgMar w:top="1380" w:right="1120" w:bottom="960" w:left="1340" w:header="0" w:footer="779" w:gutter="0"/>
          <w:cols w:space="720"/>
        </w:sectPr>
      </w:pPr>
    </w:p>
    <w:p w14:paraId="7FD1BBE2" w14:textId="77777777" w:rsidR="00656154" w:rsidRDefault="00CE621D">
      <w:pPr>
        <w:pStyle w:val="BodyText"/>
        <w:spacing w:before="67"/>
        <w:ind w:left="100" w:right="106"/>
      </w:pPr>
      <w:r>
        <w:lastRenderedPageBreak/>
        <w:t>worked</w:t>
      </w:r>
      <w:r>
        <w:rPr>
          <w:spacing w:val="-11"/>
        </w:rPr>
        <w:t xml:space="preserve"> </w:t>
      </w:r>
      <w:r>
        <w:t>over</w:t>
      </w:r>
      <w:r>
        <w:rPr>
          <w:spacing w:val="-11"/>
        </w:rPr>
        <w:t xml:space="preserve"> </w:t>
      </w:r>
      <w:r>
        <w:t>the</w:t>
      </w:r>
      <w:r>
        <w:rPr>
          <w:spacing w:val="-11"/>
        </w:rPr>
        <w:t xml:space="preserve"> </w:t>
      </w:r>
      <w:r>
        <w:t>previous</w:t>
      </w:r>
      <w:r>
        <w:rPr>
          <w:spacing w:val="-11"/>
        </w:rPr>
        <w:t xml:space="preserve"> </w:t>
      </w:r>
      <w:r>
        <w:t>two</w:t>
      </w:r>
      <w:r>
        <w:rPr>
          <w:spacing w:val="-11"/>
        </w:rPr>
        <w:t xml:space="preserve"> </w:t>
      </w:r>
      <w:r>
        <w:t>summers</w:t>
      </w:r>
      <w:r>
        <w:rPr>
          <w:spacing w:val="-11"/>
        </w:rPr>
        <w:t xml:space="preserve"> </w:t>
      </w:r>
      <w:r>
        <w:t>on</w:t>
      </w:r>
      <w:r>
        <w:rPr>
          <w:spacing w:val="-11"/>
        </w:rPr>
        <w:t xml:space="preserve"> </w:t>
      </w:r>
      <w:r>
        <w:t>implementations</w:t>
      </w:r>
      <w:r>
        <w:rPr>
          <w:spacing w:val="-11"/>
        </w:rPr>
        <w:t xml:space="preserve"> </w:t>
      </w:r>
      <w:r>
        <w:t>of</w:t>
      </w:r>
      <w:r>
        <w:rPr>
          <w:spacing w:val="-11"/>
        </w:rPr>
        <w:t xml:space="preserve"> </w:t>
      </w:r>
      <w:r>
        <w:t>median</w:t>
      </w:r>
      <w:r>
        <w:rPr>
          <w:spacing w:val="-11"/>
        </w:rPr>
        <w:t xml:space="preserve"> </w:t>
      </w:r>
      <w:r>
        <w:t>absolute</w:t>
      </w:r>
      <w:r>
        <w:rPr>
          <w:spacing w:val="-11"/>
        </w:rPr>
        <w:t xml:space="preserve"> </w:t>
      </w:r>
      <w:r>
        <w:t>deviation</w:t>
      </w:r>
      <w:r>
        <w:rPr>
          <w:spacing w:val="-11"/>
        </w:rPr>
        <w:t xml:space="preserve"> </w:t>
      </w:r>
      <w:r>
        <w:t>and</w:t>
      </w:r>
      <w:r>
        <w:rPr>
          <w:spacing w:val="-11"/>
        </w:rPr>
        <w:t xml:space="preserve"> </w:t>
      </w:r>
      <w:r>
        <w:t>spectral</w:t>
      </w:r>
      <w:r>
        <w:rPr>
          <w:spacing w:val="-11"/>
        </w:rPr>
        <w:t xml:space="preserve"> </w:t>
      </w:r>
      <w:r>
        <w:t>kur- tosis excision techniques. The student will be selected from UCB so that they can take advantage of local expertise</w:t>
      </w:r>
      <w:r>
        <w:rPr>
          <w:spacing w:val="-4"/>
        </w:rPr>
        <w:t xml:space="preserve"> </w:t>
      </w:r>
      <w:r>
        <w:t>and</w:t>
      </w:r>
      <w:r>
        <w:rPr>
          <w:spacing w:val="-4"/>
        </w:rPr>
        <w:t xml:space="preserve"> </w:t>
      </w:r>
      <w:r>
        <w:t>mentoring.</w:t>
      </w:r>
      <w:r>
        <w:rPr>
          <w:spacing w:val="8"/>
        </w:rPr>
        <w:t xml:space="preserve"> </w:t>
      </w:r>
      <w:r>
        <w:t>While</w:t>
      </w:r>
      <w:r>
        <w:rPr>
          <w:spacing w:val="-4"/>
        </w:rPr>
        <w:t xml:space="preserve"> </w:t>
      </w:r>
      <w:r>
        <w:t>at</w:t>
      </w:r>
      <w:r>
        <w:rPr>
          <w:spacing w:val="-4"/>
        </w:rPr>
        <w:t xml:space="preserve"> </w:t>
      </w:r>
      <w:r>
        <w:t>GBO</w:t>
      </w:r>
      <w:r>
        <w:rPr>
          <w:spacing w:val="-4"/>
        </w:rPr>
        <w:t xml:space="preserve"> </w:t>
      </w:r>
      <w:r>
        <w:t>they</w:t>
      </w:r>
      <w:r>
        <w:rPr>
          <w:spacing w:val="-5"/>
        </w:rPr>
        <w:t xml:space="preserve"> </w:t>
      </w:r>
      <w:r>
        <w:t>will</w:t>
      </w:r>
      <w:r>
        <w:rPr>
          <w:spacing w:val="-4"/>
        </w:rPr>
        <w:t xml:space="preserve"> </w:t>
      </w:r>
      <w:r>
        <w:t>be</w:t>
      </w:r>
      <w:r>
        <w:rPr>
          <w:spacing w:val="-4"/>
        </w:rPr>
        <w:t xml:space="preserve"> </w:t>
      </w:r>
      <w:r>
        <w:t>fully</w:t>
      </w:r>
      <w:r>
        <w:rPr>
          <w:spacing w:val="-4"/>
        </w:rPr>
        <w:t xml:space="preserve"> </w:t>
      </w:r>
      <w:r>
        <w:t>integrated</w:t>
      </w:r>
      <w:r>
        <w:rPr>
          <w:spacing w:val="-4"/>
        </w:rPr>
        <w:t xml:space="preserve"> </w:t>
      </w:r>
      <w:r>
        <w:t>into</w:t>
      </w:r>
      <w:r>
        <w:rPr>
          <w:spacing w:val="-5"/>
        </w:rPr>
        <w:t xml:space="preserve"> </w:t>
      </w:r>
      <w:r>
        <w:t>the</w:t>
      </w:r>
      <w:r>
        <w:rPr>
          <w:spacing w:val="-4"/>
        </w:rPr>
        <w:t xml:space="preserve"> </w:t>
      </w:r>
      <w:r>
        <w:t>GBO/NRAO</w:t>
      </w:r>
      <w:r>
        <w:rPr>
          <w:spacing w:val="-4"/>
        </w:rPr>
        <w:t xml:space="preserve"> </w:t>
      </w:r>
      <w:r>
        <w:t>summer</w:t>
      </w:r>
      <w:r>
        <w:rPr>
          <w:spacing w:val="-4"/>
        </w:rPr>
        <w:t xml:space="preserve"> </w:t>
      </w:r>
      <w:r>
        <w:t>student activities (which includes the NSF-funded REU program). This will include living in observatory housing with</w:t>
      </w:r>
      <w:r>
        <w:rPr>
          <w:spacing w:val="-14"/>
        </w:rPr>
        <w:t xml:space="preserve"> </w:t>
      </w:r>
      <w:r>
        <w:t>other</w:t>
      </w:r>
      <w:r>
        <w:rPr>
          <w:spacing w:val="-14"/>
        </w:rPr>
        <w:t xml:space="preserve"> </w:t>
      </w:r>
      <w:r>
        <w:t>summer</w:t>
      </w:r>
      <w:r>
        <w:rPr>
          <w:spacing w:val="-14"/>
        </w:rPr>
        <w:t xml:space="preserve"> </w:t>
      </w:r>
      <w:r>
        <w:t>students,</w:t>
      </w:r>
      <w:r>
        <w:rPr>
          <w:spacing w:val="-12"/>
        </w:rPr>
        <w:t xml:space="preserve"> </w:t>
      </w:r>
      <w:r>
        <w:t>participating</w:t>
      </w:r>
      <w:r>
        <w:rPr>
          <w:spacing w:val="-14"/>
        </w:rPr>
        <w:t xml:space="preserve"> </w:t>
      </w:r>
      <w:r>
        <w:t>in</w:t>
      </w:r>
      <w:r>
        <w:rPr>
          <w:spacing w:val="-14"/>
        </w:rPr>
        <w:t xml:space="preserve"> </w:t>
      </w:r>
      <w:r>
        <w:t>scientific,</w:t>
      </w:r>
      <w:r>
        <w:rPr>
          <w:spacing w:val="-12"/>
        </w:rPr>
        <w:t xml:space="preserve"> </w:t>
      </w:r>
      <w:r>
        <w:t>technical,</w:t>
      </w:r>
      <w:r>
        <w:rPr>
          <w:spacing w:val="-12"/>
        </w:rPr>
        <w:t xml:space="preserve"> </w:t>
      </w:r>
      <w:r>
        <w:t>and</w:t>
      </w:r>
      <w:r>
        <w:rPr>
          <w:spacing w:val="-14"/>
        </w:rPr>
        <w:t xml:space="preserve"> </w:t>
      </w:r>
      <w:r>
        <w:t>career</w:t>
      </w:r>
      <w:r>
        <w:rPr>
          <w:spacing w:val="-14"/>
        </w:rPr>
        <w:t xml:space="preserve"> </w:t>
      </w:r>
      <w:r>
        <w:t>development</w:t>
      </w:r>
      <w:r>
        <w:rPr>
          <w:spacing w:val="-14"/>
        </w:rPr>
        <w:t xml:space="preserve"> </w:t>
      </w:r>
      <w:r>
        <w:t>seminars,</w:t>
      </w:r>
      <w:r>
        <w:rPr>
          <w:spacing w:val="-12"/>
        </w:rPr>
        <w:t xml:space="preserve"> </w:t>
      </w:r>
      <w:r>
        <w:t>and</w:t>
      </w:r>
      <w:r>
        <w:rPr>
          <w:spacing w:val="-14"/>
        </w:rPr>
        <w:t xml:space="preserve"> </w:t>
      </w:r>
      <w:r>
        <w:t>op- portunities</w:t>
      </w:r>
      <w:r>
        <w:rPr>
          <w:spacing w:val="-4"/>
        </w:rPr>
        <w:t xml:space="preserve"> </w:t>
      </w:r>
      <w:r>
        <w:t>to</w:t>
      </w:r>
      <w:r>
        <w:rPr>
          <w:spacing w:val="-4"/>
        </w:rPr>
        <w:t xml:space="preserve"> </w:t>
      </w:r>
      <w:r>
        <w:t>engage</w:t>
      </w:r>
      <w:r>
        <w:rPr>
          <w:spacing w:val="-4"/>
        </w:rPr>
        <w:t xml:space="preserve"> </w:t>
      </w:r>
      <w:r>
        <w:t>in</w:t>
      </w:r>
      <w:r>
        <w:rPr>
          <w:spacing w:val="-4"/>
        </w:rPr>
        <w:t xml:space="preserve"> </w:t>
      </w:r>
      <w:r>
        <w:t>education</w:t>
      </w:r>
      <w:r>
        <w:rPr>
          <w:spacing w:val="-4"/>
        </w:rPr>
        <w:t xml:space="preserve"> </w:t>
      </w:r>
      <w:r>
        <w:t>and</w:t>
      </w:r>
      <w:r>
        <w:rPr>
          <w:spacing w:val="-4"/>
        </w:rPr>
        <w:t xml:space="preserve"> </w:t>
      </w:r>
      <w:r>
        <w:t>public</w:t>
      </w:r>
      <w:r>
        <w:rPr>
          <w:spacing w:val="-4"/>
        </w:rPr>
        <w:t xml:space="preserve"> </w:t>
      </w:r>
      <w:r>
        <w:t>outreach</w:t>
      </w:r>
      <w:r>
        <w:rPr>
          <w:spacing w:val="-4"/>
        </w:rPr>
        <w:t xml:space="preserve"> </w:t>
      </w:r>
      <w:r>
        <w:t>and</w:t>
      </w:r>
      <w:r>
        <w:rPr>
          <w:spacing w:val="-4"/>
        </w:rPr>
        <w:t xml:space="preserve"> </w:t>
      </w:r>
      <w:r>
        <w:t>local</w:t>
      </w:r>
      <w:r>
        <w:rPr>
          <w:spacing w:val="-4"/>
        </w:rPr>
        <w:t xml:space="preserve"> </w:t>
      </w:r>
      <w:r>
        <w:t>community</w:t>
      </w:r>
      <w:r>
        <w:rPr>
          <w:spacing w:val="-4"/>
        </w:rPr>
        <w:t xml:space="preserve"> </w:t>
      </w:r>
      <w:r>
        <w:t>events.</w:t>
      </w:r>
      <w:r>
        <w:rPr>
          <w:spacing w:val="8"/>
        </w:rPr>
        <w:t xml:space="preserve"> </w:t>
      </w:r>
      <w:r>
        <w:t>The</w:t>
      </w:r>
      <w:r>
        <w:rPr>
          <w:spacing w:val="-4"/>
        </w:rPr>
        <w:t xml:space="preserve"> </w:t>
      </w:r>
      <w:r>
        <w:t>student</w:t>
      </w:r>
      <w:r>
        <w:rPr>
          <w:spacing w:val="-4"/>
        </w:rPr>
        <w:t xml:space="preserve"> </w:t>
      </w:r>
      <w:r>
        <w:t>will</w:t>
      </w:r>
      <w:r>
        <w:rPr>
          <w:spacing w:val="-4"/>
        </w:rPr>
        <w:t xml:space="preserve"> </w:t>
      </w:r>
      <w:r>
        <w:t xml:space="preserve">learn skills including advanced programming in languages, fundamentals of </w:t>
      </w:r>
      <w:r>
        <w:rPr>
          <w:spacing w:val="-7"/>
        </w:rPr>
        <w:t xml:space="preserve">DSP, </w:t>
      </w:r>
      <w:r>
        <w:t>and firmware and hardware design using the latest technology and tools. These skills are in extremely high demand within astronomy and</w:t>
      </w:r>
      <w:r>
        <w:rPr>
          <w:spacing w:val="-4"/>
        </w:rPr>
        <w:t xml:space="preserve"> </w:t>
      </w:r>
      <w:r>
        <w:t>other</w:t>
      </w:r>
      <w:r>
        <w:rPr>
          <w:spacing w:val="-4"/>
        </w:rPr>
        <w:t xml:space="preserve"> </w:t>
      </w:r>
      <w:r>
        <w:t>fields</w:t>
      </w:r>
      <w:r>
        <w:rPr>
          <w:spacing w:val="-4"/>
        </w:rPr>
        <w:t xml:space="preserve"> </w:t>
      </w:r>
      <w:r>
        <w:t>of</w:t>
      </w:r>
      <w:r>
        <w:rPr>
          <w:spacing w:val="-4"/>
        </w:rPr>
        <w:t xml:space="preserve"> </w:t>
      </w:r>
      <w:r>
        <w:t>basic</w:t>
      </w:r>
      <w:r>
        <w:rPr>
          <w:spacing w:val="-4"/>
        </w:rPr>
        <w:t xml:space="preserve"> </w:t>
      </w:r>
      <w:r>
        <w:t>research,</w:t>
      </w:r>
      <w:r>
        <w:rPr>
          <w:spacing w:val="-4"/>
        </w:rPr>
        <w:t xml:space="preserve"> </w:t>
      </w:r>
      <w:r>
        <w:t>as</w:t>
      </w:r>
      <w:r>
        <w:rPr>
          <w:spacing w:val="-4"/>
        </w:rPr>
        <w:t xml:space="preserve"> </w:t>
      </w:r>
      <w:r>
        <w:t>well</w:t>
      </w:r>
      <w:r>
        <w:rPr>
          <w:spacing w:val="-4"/>
        </w:rPr>
        <w:t xml:space="preserve"> </w:t>
      </w:r>
      <w:r>
        <w:t>as</w:t>
      </w:r>
      <w:r>
        <w:rPr>
          <w:spacing w:val="-4"/>
        </w:rPr>
        <w:t xml:space="preserve"> </w:t>
      </w:r>
      <w:r>
        <w:t>in</w:t>
      </w:r>
      <w:r>
        <w:rPr>
          <w:spacing w:val="-4"/>
        </w:rPr>
        <w:t xml:space="preserve"> </w:t>
      </w:r>
      <w:r>
        <w:t>applied</w:t>
      </w:r>
      <w:r>
        <w:rPr>
          <w:spacing w:val="-4"/>
        </w:rPr>
        <w:t xml:space="preserve"> </w:t>
      </w:r>
      <w:r>
        <w:t>fields</w:t>
      </w:r>
      <w:r>
        <w:rPr>
          <w:spacing w:val="-4"/>
        </w:rPr>
        <w:t xml:space="preserve"> </w:t>
      </w:r>
      <w:r>
        <w:t>and</w:t>
      </w:r>
      <w:r>
        <w:rPr>
          <w:spacing w:val="-4"/>
        </w:rPr>
        <w:t xml:space="preserve"> </w:t>
      </w:r>
      <w:r>
        <w:t>private</w:t>
      </w:r>
      <w:r>
        <w:rPr>
          <w:spacing w:val="-4"/>
        </w:rPr>
        <w:t xml:space="preserve"> </w:t>
      </w:r>
      <w:r>
        <w:rPr>
          <w:spacing w:val="-3"/>
        </w:rPr>
        <w:t>industry.</w:t>
      </w:r>
    </w:p>
    <w:p w14:paraId="2C21BE8B" w14:textId="77777777" w:rsidR="00656154" w:rsidRDefault="00656154">
      <w:pPr>
        <w:pStyle w:val="BodyText"/>
        <w:spacing w:before="5" w:line="240" w:lineRule="auto"/>
        <w:jc w:val="left"/>
      </w:pPr>
    </w:p>
    <w:p w14:paraId="2597B4A3" w14:textId="77777777" w:rsidR="00656154" w:rsidRDefault="00CE621D">
      <w:pPr>
        <w:pStyle w:val="Heading1"/>
      </w:pPr>
      <w:r>
        <w:t>IV     Project Management Plan</w:t>
      </w:r>
    </w:p>
    <w:p w14:paraId="47F99866" w14:textId="77777777" w:rsidR="00656154" w:rsidRDefault="00CE621D">
      <w:pPr>
        <w:pStyle w:val="Heading2"/>
        <w:numPr>
          <w:ilvl w:val="0"/>
          <w:numId w:val="3"/>
        </w:numPr>
        <w:tabs>
          <w:tab w:val="left" w:pos="526"/>
        </w:tabs>
        <w:spacing w:before="110"/>
        <w:ind w:hanging="425"/>
        <w:jc w:val="both"/>
      </w:pPr>
      <w:r>
        <w:t>Project</w:t>
      </w:r>
      <w:r>
        <w:rPr>
          <w:spacing w:val="-7"/>
        </w:rPr>
        <w:t xml:space="preserve"> </w:t>
      </w:r>
      <w:r>
        <w:t>Scope</w:t>
      </w:r>
    </w:p>
    <w:p w14:paraId="4D5849F6" w14:textId="77777777" w:rsidR="00656154" w:rsidRDefault="00CE621D">
      <w:pPr>
        <w:pStyle w:val="BodyText"/>
        <w:spacing w:before="115"/>
        <w:ind w:left="100" w:right="106"/>
      </w:pPr>
      <w:r>
        <w:t>The scope of work planned and budgeted under this proposal will 1) design and prototype innovative technologies</w:t>
      </w:r>
      <w:r>
        <w:rPr>
          <w:spacing w:val="-5"/>
        </w:rPr>
        <w:t xml:space="preserve"> </w:t>
      </w:r>
      <w:r>
        <w:t>to</w:t>
      </w:r>
      <w:r>
        <w:rPr>
          <w:spacing w:val="-5"/>
        </w:rPr>
        <w:t xml:space="preserve"> </w:t>
      </w:r>
      <w:r>
        <w:t>enable</w:t>
      </w:r>
      <w:r>
        <w:rPr>
          <w:spacing w:val="-5"/>
        </w:rPr>
        <w:t xml:space="preserve"> </w:t>
      </w:r>
      <w:r>
        <w:t>the</w:t>
      </w:r>
      <w:r>
        <w:rPr>
          <w:spacing w:val="-5"/>
        </w:rPr>
        <w:t xml:space="preserve"> </w:t>
      </w:r>
      <w:r>
        <w:t>digitization</w:t>
      </w:r>
      <w:r>
        <w:rPr>
          <w:spacing w:val="-5"/>
        </w:rPr>
        <w:t xml:space="preserve"> </w:t>
      </w:r>
      <w:r>
        <w:t>of</w:t>
      </w:r>
      <w:r>
        <w:rPr>
          <w:spacing w:val="-5"/>
        </w:rPr>
        <w:t xml:space="preserve"> </w:t>
      </w:r>
      <w:r>
        <w:t>signals</w:t>
      </w:r>
      <w:r>
        <w:rPr>
          <w:spacing w:val="-5"/>
        </w:rPr>
        <w:t xml:space="preserve"> </w:t>
      </w:r>
      <w:r>
        <w:t>from</w:t>
      </w:r>
      <w:r>
        <w:rPr>
          <w:spacing w:val="-5"/>
        </w:rPr>
        <w:t xml:space="preserve"> </w:t>
      </w:r>
      <w:r>
        <w:t>the</w:t>
      </w:r>
      <w:r>
        <w:rPr>
          <w:spacing w:val="-5"/>
        </w:rPr>
        <w:t xml:space="preserve"> </w:t>
      </w:r>
      <w:r>
        <w:t>telescope</w:t>
      </w:r>
      <w:r>
        <w:rPr>
          <w:spacing w:val="-5"/>
        </w:rPr>
        <w:t xml:space="preserve"> </w:t>
      </w:r>
      <w:r>
        <w:t>at</w:t>
      </w:r>
      <w:r>
        <w:rPr>
          <w:spacing w:val="-5"/>
        </w:rPr>
        <w:t xml:space="preserve"> </w:t>
      </w:r>
      <w:r>
        <w:rPr>
          <w:spacing w:val="-7"/>
        </w:rPr>
        <w:t>RF,</w:t>
      </w:r>
      <w:r>
        <w:rPr>
          <w:spacing w:val="-5"/>
        </w:rPr>
        <w:t xml:space="preserve"> </w:t>
      </w:r>
      <w:r>
        <w:t>resulting</w:t>
      </w:r>
      <w:r>
        <w:rPr>
          <w:spacing w:val="-5"/>
        </w:rPr>
        <w:t xml:space="preserve"> </w:t>
      </w:r>
      <w:r>
        <w:t>in</w:t>
      </w:r>
      <w:r>
        <w:rPr>
          <w:spacing w:val="-4"/>
        </w:rPr>
        <w:t xml:space="preserve"> </w:t>
      </w:r>
      <w:r>
        <w:t>the</w:t>
      </w:r>
      <w:r>
        <w:rPr>
          <w:spacing w:val="-5"/>
        </w:rPr>
        <w:t xml:space="preserve"> </w:t>
      </w:r>
      <w:r>
        <w:t>first</w:t>
      </w:r>
      <w:r>
        <w:rPr>
          <w:spacing w:val="-5"/>
        </w:rPr>
        <w:t xml:space="preserve"> </w:t>
      </w:r>
      <w:r>
        <w:t>stage</w:t>
      </w:r>
      <w:r>
        <w:rPr>
          <w:spacing w:val="-5"/>
        </w:rPr>
        <w:t xml:space="preserve"> </w:t>
      </w:r>
      <w:r>
        <w:t>of</w:t>
      </w:r>
      <w:r>
        <w:rPr>
          <w:spacing w:val="-5"/>
        </w:rPr>
        <w:t xml:space="preserve"> </w:t>
      </w:r>
      <w:r>
        <w:t>a</w:t>
      </w:r>
      <w:r>
        <w:rPr>
          <w:spacing w:val="-5"/>
        </w:rPr>
        <w:t xml:space="preserve"> </w:t>
      </w:r>
      <w:r>
        <w:t>de- ployable instrument; 2) create standardized procedures for testing RFI excision algorithms; and 3) develop and assess new RFI excision techniques enabled by this</w:t>
      </w:r>
      <w:r>
        <w:rPr>
          <w:spacing w:val="-20"/>
        </w:rPr>
        <w:t xml:space="preserve"> </w:t>
      </w:r>
      <w:r>
        <w:rPr>
          <w:spacing w:val="-3"/>
        </w:rPr>
        <w:t>technology.</w:t>
      </w:r>
    </w:p>
    <w:p w14:paraId="4F1A3217" w14:textId="77777777" w:rsidR="00656154" w:rsidRDefault="00CE621D">
      <w:pPr>
        <w:pStyle w:val="BodyText"/>
        <w:spacing w:before="86"/>
        <w:ind w:left="100" w:right="106"/>
      </w:pPr>
      <w:r>
        <w:t>GBO will work collaboratively with UCB’s SETI Research Center and CASPER teams, who will serve as advisers</w:t>
      </w:r>
      <w:r>
        <w:rPr>
          <w:spacing w:val="-3"/>
        </w:rPr>
        <w:t xml:space="preserve"> </w:t>
      </w:r>
      <w:r>
        <w:t>to</w:t>
      </w:r>
      <w:r>
        <w:rPr>
          <w:spacing w:val="-3"/>
        </w:rPr>
        <w:t xml:space="preserve"> </w:t>
      </w:r>
      <w:r>
        <w:t>the</w:t>
      </w:r>
      <w:r>
        <w:rPr>
          <w:spacing w:val="-3"/>
        </w:rPr>
        <w:t xml:space="preserve"> </w:t>
      </w:r>
      <w:r>
        <w:t>project</w:t>
      </w:r>
      <w:r>
        <w:rPr>
          <w:spacing w:val="-3"/>
        </w:rPr>
        <w:t xml:space="preserve"> </w:t>
      </w:r>
      <w:r>
        <w:t>to</w:t>
      </w:r>
      <w:r>
        <w:rPr>
          <w:spacing w:val="-3"/>
        </w:rPr>
        <w:t xml:space="preserve"> </w:t>
      </w:r>
      <w:r>
        <w:t>ensure</w:t>
      </w:r>
      <w:r>
        <w:rPr>
          <w:spacing w:val="-3"/>
        </w:rPr>
        <w:t xml:space="preserve"> </w:t>
      </w:r>
      <w:r>
        <w:t>that</w:t>
      </w:r>
      <w:r>
        <w:rPr>
          <w:spacing w:val="-3"/>
        </w:rPr>
        <w:t xml:space="preserve"> </w:t>
      </w:r>
      <w:r>
        <w:t>the</w:t>
      </w:r>
      <w:r>
        <w:rPr>
          <w:spacing w:val="-3"/>
        </w:rPr>
        <w:t xml:space="preserve"> </w:t>
      </w:r>
      <w:r>
        <w:t>efforts</w:t>
      </w:r>
      <w:r>
        <w:rPr>
          <w:spacing w:val="-3"/>
        </w:rPr>
        <w:t xml:space="preserve"> </w:t>
      </w:r>
      <w:r>
        <w:t>are</w:t>
      </w:r>
      <w:r>
        <w:rPr>
          <w:spacing w:val="-3"/>
        </w:rPr>
        <w:t xml:space="preserve"> </w:t>
      </w:r>
      <w:r>
        <w:t>synchronized,</w:t>
      </w:r>
      <w:r>
        <w:rPr>
          <w:spacing w:val="-2"/>
        </w:rPr>
        <w:t xml:space="preserve"> </w:t>
      </w:r>
      <w:r>
        <w:t>and</w:t>
      </w:r>
      <w:r>
        <w:rPr>
          <w:spacing w:val="-3"/>
        </w:rPr>
        <w:t xml:space="preserve"> </w:t>
      </w:r>
      <w:r>
        <w:t>knowledge</w:t>
      </w:r>
      <w:r>
        <w:rPr>
          <w:spacing w:val="-3"/>
        </w:rPr>
        <w:t xml:space="preserve"> </w:t>
      </w:r>
      <w:r>
        <w:t>is</w:t>
      </w:r>
      <w:r>
        <w:rPr>
          <w:spacing w:val="-3"/>
        </w:rPr>
        <w:t xml:space="preserve"> </w:t>
      </w:r>
      <w:r>
        <w:t>shared</w:t>
      </w:r>
      <w:r>
        <w:rPr>
          <w:spacing w:val="-3"/>
        </w:rPr>
        <w:t xml:space="preserve"> </w:t>
      </w:r>
      <w:r>
        <w:t>across</w:t>
      </w:r>
      <w:r>
        <w:rPr>
          <w:spacing w:val="-3"/>
        </w:rPr>
        <w:t xml:space="preserve"> </w:t>
      </w:r>
      <w:r>
        <w:t>multiple interested groups. In parallel, the CASPER team will be evaluating and integrating new technologies into the CASPER open-source platform. A shared strategic goal for both GBO and UCB is to transition from current</w:t>
      </w:r>
      <w:r>
        <w:rPr>
          <w:spacing w:val="-5"/>
        </w:rPr>
        <w:t xml:space="preserve"> </w:t>
      </w:r>
      <w:r>
        <w:t>ROACH2</w:t>
      </w:r>
      <w:r>
        <w:rPr>
          <w:spacing w:val="-5"/>
        </w:rPr>
        <w:t xml:space="preserve"> </w:t>
      </w:r>
      <w:r>
        <w:t>based</w:t>
      </w:r>
      <w:r>
        <w:rPr>
          <w:spacing w:val="-5"/>
        </w:rPr>
        <w:t xml:space="preserve"> </w:t>
      </w:r>
      <w:r>
        <w:t>architectures</w:t>
      </w:r>
      <w:r>
        <w:rPr>
          <w:spacing w:val="-5"/>
        </w:rPr>
        <w:t xml:space="preserve"> </w:t>
      </w:r>
      <w:r>
        <w:t>as</w:t>
      </w:r>
      <w:r>
        <w:rPr>
          <w:spacing w:val="-5"/>
        </w:rPr>
        <w:t xml:space="preserve"> </w:t>
      </w:r>
      <w:r>
        <w:t>that</w:t>
      </w:r>
      <w:r>
        <w:rPr>
          <w:spacing w:val="-5"/>
        </w:rPr>
        <w:t xml:space="preserve"> </w:t>
      </w:r>
      <w:r>
        <w:t>technology</w:t>
      </w:r>
      <w:r>
        <w:rPr>
          <w:spacing w:val="-5"/>
        </w:rPr>
        <w:t xml:space="preserve"> </w:t>
      </w:r>
      <w:r>
        <w:t>is</w:t>
      </w:r>
      <w:r>
        <w:rPr>
          <w:spacing w:val="-5"/>
        </w:rPr>
        <w:t xml:space="preserve"> </w:t>
      </w:r>
      <w:r>
        <w:t>becoming</w:t>
      </w:r>
      <w:r>
        <w:rPr>
          <w:spacing w:val="-5"/>
        </w:rPr>
        <w:t xml:space="preserve"> </w:t>
      </w:r>
      <w:r>
        <w:t>obsolete.</w:t>
      </w:r>
    </w:p>
    <w:p w14:paraId="3B008063" w14:textId="77777777" w:rsidR="00656154" w:rsidRDefault="00CE621D">
      <w:pPr>
        <w:pStyle w:val="BodyText"/>
        <w:spacing w:before="86"/>
        <w:ind w:left="100" w:right="106"/>
      </w:pPr>
      <w:r>
        <w:t>We foresee this work leading into a second phase that will result in a final, production system. From a systems engineering perspective, phase one (this proposal) will encompass basic and applied research into new digitization technologies and RFI excision techniques, include a preliminary design for a new system, and conclude with a technical proof of concept. The preliminary design work in phase one will also enable GBO to develop a more detailed plan and cost for phase two.</w:t>
      </w:r>
    </w:p>
    <w:p w14:paraId="1D4A1C40" w14:textId="77777777" w:rsidR="00656154" w:rsidRDefault="00CE621D">
      <w:pPr>
        <w:pStyle w:val="BodyText"/>
        <w:spacing w:before="86"/>
        <w:ind w:left="100" w:right="106"/>
      </w:pPr>
      <w:r>
        <w:t>Phase</w:t>
      </w:r>
      <w:r>
        <w:rPr>
          <w:spacing w:val="-13"/>
        </w:rPr>
        <w:t xml:space="preserve"> </w:t>
      </w:r>
      <w:r>
        <w:t>two</w:t>
      </w:r>
      <w:r>
        <w:rPr>
          <w:spacing w:val="-13"/>
        </w:rPr>
        <w:t xml:space="preserve"> </w:t>
      </w:r>
      <w:r>
        <w:t>of</w:t>
      </w:r>
      <w:r>
        <w:rPr>
          <w:spacing w:val="-13"/>
        </w:rPr>
        <w:t xml:space="preserve"> </w:t>
      </w:r>
      <w:r>
        <w:t>the</w:t>
      </w:r>
      <w:r>
        <w:rPr>
          <w:spacing w:val="-13"/>
        </w:rPr>
        <w:t xml:space="preserve"> </w:t>
      </w:r>
      <w:r>
        <w:t>project</w:t>
      </w:r>
      <w:r>
        <w:rPr>
          <w:spacing w:val="-13"/>
        </w:rPr>
        <w:t xml:space="preserve"> </w:t>
      </w:r>
      <w:r>
        <w:t>(out</w:t>
      </w:r>
      <w:r>
        <w:rPr>
          <w:spacing w:val="-13"/>
        </w:rPr>
        <w:t xml:space="preserve"> </w:t>
      </w:r>
      <w:r>
        <w:t>of</w:t>
      </w:r>
      <w:r>
        <w:rPr>
          <w:spacing w:val="-13"/>
        </w:rPr>
        <w:t xml:space="preserve"> </w:t>
      </w:r>
      <w:r>
        <w:t>scope</w:t>
      </w:r>
      <w:r>
        <w:rPr>
          <w:spacing w:val="-13"/>
        </w:rPr>
        <w:t xml:space="preserve"> </w:t>
      </w:r>
      <w:r>
        <w:t>for</w:t>
      </w:r>
      <w:r>
        <w:rPr>
          <w:spacing w:val="-13"/>
        </w:rPr>
        <w:t xml:space="preserve"> </w:t>
      </w:r>
      <w:r>
        <w:t>this</w:t>
      </w:r>
      <w:r>
        <w:rPr>
          <w:spacing w:val="-13"/>
        </w:rPr>
        <w:t xml:space="preserve"> </w:t>
      </w:r>
      <w:r>
        <w:t>proposal)</w:t>
      </w:r>
      <w:r>
        <w:rPr>
          <w:spacing w:val="-13"/>
        </w:rPr>
        <w:t xml:space="preserve"> </w:t>
      </w:r>
      <w:r>
        <w:t>will</w:t>
      </w:r>
      <w:r>
        <w:rPr>
          <w:spacing w:val="-13"/>
        </w:rPr>
        <w:t xml:space="preserve"> </w:t>
      </w:r>
      <w:r>
        <w:t>build</w:t>
      </w:r>
      <w:r>
        <w:rPr>
          <w:spacing w:val="-13"/>
        </w:rPr>
        <w:t xml:space="preserve"> </w:t>
      </w:r>
      <w:r>
        <w:t>upon</w:t>
      </w:r>
      <w:r>
        <w:rPr>
          <w:spacing w:val="-13"/>
        </w:rPr>
        <w:t xml:space="preserve"> </w:t>
      </w:r>
      <w:r>
        <w:t>the</w:t>
      </w:r>
      <w:r>
        <w:rPr>
          <w:spacing w:val="-13"/>
        </w:rPr>
        <w:t xml:space="preserve"> </w:t>
      </w:r>
      <w:r>
        <w:t>preliminary</w:t>
      </w:r>
      <w:r>
        <w:rPr>
          <w:spacing w:val="-13"/>
        </w:rPr>
        <w:t xml:space="preserve"> </w:t>
      </w:r>
      <w:r>
        <w:t>design</w:t>
      </w:r>
      <w:r>
        <w:rPr>
          <w:spacing w:val="-13"/>
        </w:rPr>
        <w:t xml:space="preserve"> </w:t>
      </w:r>
      <w:r>
        <w:t>to</w:t>
      </w:r>
      <w:r>
        <w:rPr>
          <w:spacing w:val="-13"/>
        </w:rPr>
        <w:t xml:space="preserve"> </w:t>
      </w:r>
      <w:r>
        <w:t>enter</w:t>
      </w:r>
      <w:r>
        <w:rPr>
          <w:spacing w:val="-13"/>
        </w:rPr>
        <w:t xml:space="preserve"> </w:t>
      </w:r>
      <w:r>
        <w:t>into</w:t>
      </w:r>
      <w:r>
        <w:rPr>
          <w:spacing w:val="-13"/>
        </w:rPr>
        <w:t xml:space="preserve"> </w:t>
      </w:r>
      <w:r>
        <w:t>a detailed</w:t>
      </w:r>
      <w:r>
        <w:rPr>
          <w:spacing w:val="-11"/>
        </w:rPr>
        <w:t xml:space="preserve"> </w:t>
      </w:r>
      <w:r>
        <w:t>design</w:t>
      </w:r>
      <w:r>
        <w:rPr>
          <w:spacing w:val="-11"/>
        </w:rPr>
        <w:t xml:space="preserve"> </w:t>
      </w:r>
      <w:r>
        <w:t>phase.</w:t>
      </w:r>
      <w:r>
        <w:rPr>
          <w:spacing w:val="5"/>
        </w:rPr>
        <w:t xml:space="preserve"> </w:t>
      </w:r>
      <w:r>
        <w:t>This</w:t>
      </w:r>
      <w:r>
        <w:rPr>
          <w:spacing w:val="-11"/>
        </w:rPr>
        <w:t xml:space="preserve"> </w:t>
      </w:r>
      <w:r>
        <w:t>will</w:t>
      </w:r>
      <w:r>
        <w:rPr>
          <w:spacing w:val="-11"/>
        </w:rPr>
        <w:t xml:space="preserve"> </w:t>
      </w:r>
      <w:r>
        <w:t>include</w:t>
      </w:r>
      <w:r>
        <w:rPr>
          <w:spacing w:val="-11"/>
        </w:rPr>
        <w:t xml:space="preserve"> </w:t>
      </w:r>
      <w:r>
        <w:t>integration</w:t>
      </w:r>
      <w:r>
        <w:rPr>
          <w:spacing w:val="-11"/>
        </w:rPr>
        <w:t xml:space="preserve"> </w:t>
      </w:r>
      <w:r>
        <w:t>into</w:t>
      </w:r>
      <w:r>
        <w:rPr>
          <w:spacing w:val="-11"/>
        </w:rPr>
        <w:t xml:space="preserve"> </w:t>
      </w:r>
      <w:r>
        <w:t>the</w:t>
      </w:r>
      <w:r>
        <w:rPr>
          <w:spacing w:val="-11"/>
        </w:rPr>
        <w:t xml:space="preserve"> </w:t>
      </w:r>
      <w:r>
        <w:t>existing</w:t>
      </w:r>
      <w:r>
        <w:rPr>
          <w:spacing w:val="-11"/>
        </w:rPr>
        <w:t xml:space="preserve"> </w:t>
      </w:r>
      <w:r>
        <w:t>GBT</w:t>
      </w:r>
      <w:r>
        <w:rPr>
          <w:spacing w:val="-11"/>
        </w:rPr>
        <w:t xml:space="preserve"> </w:t>
      </w:r>
      <w:r>
        <w:t>M&amp;C</w:t>
      </w:r>
      <w:r>
        <w:rPr>
          <w:spacing w:val="-11"/>
        </w:rPr>
        <w:t xml:space="preserve"> </w:t>
      </w:r>
      <w:r>
        <w:t>system,</w:t>
      </w:r>
      <w:r>
        <w:rPr>
          <w:spacing w:val="-9"/>
        </w:rPr>
        <w:t xml:space="preserve"> </w:t>
      </w:r>
      <w:r>
        <w:t>digital</w:t>
      </w:r>
      <w:r>
        <w:rPr>
          <w:spacing w:val="-11"/>
        </w:rPr>
        <w:t xml:space="preserve"> </w:t>
      </w:r>
      <w:r>
        <w:t>spectrometer development, engineering integration verification and validation, and scientific commissioning. The goal of</w:t>
      </w:r>
      <w:r>
        <w:rPr>
          <w:spacing w:val="-5"/>
        </w:rPr>
        <w:t xml:space="preserve"> </w:t>
      </w:r>
      <w:r>
        <w:t>the</w:t>
      </w:r>
      <w:r>
        <w:rPr>
          <w:spacing w:val="-5"/>
        </w:rPr>
        <w:t xml:space="preserve"> </w:t>
      </w:r>
      <w:r>
        <w:t>second</w:t>
      </w:r>
      <w:r>
        <w:rPr>
          <w:spacing w:val="-5"/>
        </w:rPr>
        <w:t xml:space="preserve"> </w:t>
      </w:r>
      <w:r>
        <w:t>phase</w:t>
      </w:r>
      <w:r>
        <w:rPr>
          <w:spacing w:val="-5"/>
        </w:rPr>
        <w:t xml:space="preserve"> </w:t>
      </w:r>
      <w:r>
        <w:t>will</w:t>
      </w:r>
      <w:r>
        <w:rPr>
          <w:spacing w:val="-5"/>
        </w:rPr>
        <w:t xml:space="preserve"> </w:t>
      </w:r>
      <w:r>
        <w:t>be</w:t>
      </w:r>
      <w:r>
        <w:rPr>
          <w:spacing w:val="-5"/>
        </w:rPr>
        <w:t xml:space="preserve"> </w:t>
      </w:r>
      <w:r>
        <w:t>to</w:t>
      </w:r>
      <w:r>
        <w:rPr>
          <w:spacing w:val="-5"/>
        </w:rPr>
        <w:t xml:space="preserve"> </w:t>
      </w:r>
      <w:r>
        <w:t>deliver</w:t>
      </w:r>
      <w:r>
        <w:rPr>
          <w:spacing w:val="-5"/>
        </w:rPr>
        <w:t xml:space="preserve"> </w:t>
      </w:r>
      <w:r>
        <w:t>a</w:t>
      </w:r>
      <w:r>
        <w:rPr>
          <w:spacing w:val="-5"/>
        </w:rPr>
        <w:t xml:space="preserve"> </w:t>
      </w:r>
      <w:r>
        <w:t>GBO</w:t>
      </w:r>
      <w:r>
        <w:rPr>
          <w:spacing w:val="-5"/>
        </w:rPr>
        <w:t xml:space="preserve"> </w:t>
      </w:r>
      <w:r>
        <w:t>user</w:t>
      </w:r>
      <w:r>
        <w:rPr>
          <w:spacing w:val="-5"/>
        </w:rPr>
        <w:t xml:space="preserve"> </w:t>
      </w:r>
      <w:r>
        <w:t>instrument</w:t>
      </w:r>
      <w:r>
        <w:rPr>
          <w:spacing w:val="-5"/>
        </w:rPr>
        <w:t xml:space="preserve"> </w:t>
      </w:r>
      <w:r>
        <w:t>to</w:t>
      </w:r>
      <w:r>
        <w:rPr>
          <w:spacing w:val="-5"/>
        </w:rPr>
        <w:t xml:space="preserve"> </w:t>
      </w:r>
      <w:r>
        <w:t>the</w:t>
      </w:r>
      <w:r>
        <w:rPr>
          <w:spacing w:val="-5"/>
        </w:rPr>
        <w:t xml:space="preserve"> </w:t>
      </w:r>
      <w:r>
        <w:t>Observatory.</w:t>
      </w:r>
    </w:p>
    <w:p w14:paraId="3F2A8543" w14:textId="77777777" w:rsidR="00656154" w:rsidRDefault="00CE621D">
      <w:pPr>
        <w:pStyle w:val="Heading2"/>
        <w:numPr>
          <w:ilvl w:val="0"/>
          <w:numId w:val="3"/>
        </w:numPr>
        <w:tabs>
          <w:tab w:val="left" w:pos="499"/>
        </w:tabs>
        <w:spacing w:before="211"/>
        <w:ind w:left="498" w:hanging="398"/>
        <w:jc w:val="both"/>
      </w:pPr>
      <w:r>
        <w:t>Project Governance and</w:t>
      </w:r>
      <w:r>
        <w:rPr>
          <w:spacing w:val="-17"/>
        </w:rPr>
        <w:t xml:space="preserve"> </w:t>
      </w:r>
      <w:r>
        <w:t>Resources</w:t>
      </w:r>
    </w:p>
    <w:p w14:paraId="5D473627" w14:textId="77777777" w:rsidR="00656154" w:rsidRDefault="00CE621D">
      <w:pPr>
        <w:pStyle w:val="Heading3"/>
        <w:numPr>
          <w:ilvl w:val="1"/>
          <w:numId w:val="3"/>
        </w:numPr>
        <w:tabs>
          <w:tab w:val="left" w:pos="499"/>
        </w:tabs>
        <w:spacing w:before="84"/>
        <w:ind w:hanging="398"/>
        <w:jc w:val="both"/>
      </w:pPr>
      <w:r>
        <w:t>Project</w:t>
      </w:r>
      <w:r>
        <w:rPr>
          <w:spacing w:val="-11"/>
        </w:rPr>
        <w:t xml:space="preserve"> </w:t>
      </w:r>
      <w:r>
        <w:rPr>
          <w:spacing w:val="-7"/>
        </w:rPr>
        <w:t>Team</w:t>
      </w:r>
    </w:p>
    <w:p w14:paraId="0FF555B4" w14:textId="77777777" w:rsidR="00656154" w:rsidRDefault="00656154">
      <w:pPr>
        <w:pStyle w:val="BodyText"/>
        <w:spacing w:before="5" w:line="240" w:lineRule="auto"/>
        <w:jc w:val="left"/>
        <w:rPr>
          <w:b/>
          <w:i/>
          <w:sz w:val="23"/>
        </w:rPr>
      </w:pPr>
    </w:p>
    <w:p w14:paraId="51E5A492" w14:textId="77777777" w:rsidR="00656154" w:rsidRDefault="007B219B">
      <w:pPr>
        <w:pStyle w:val="BodyText"/>
        <w:ind w:left="598" w:right="106"/>
      </w:pPr>
      <w:r>
        <w:pict w14:anchorId="5C00B2B1">
          <v:shape id="_x0000_s1036" type="#_x0000_t202" style="position:absolute;left:0;text-align:left;margin-left:86.95pt;margin-top:1.9pt;width:5pt;height:17.3pt;z-index:251658240;mso-position-horizontal-relative:page" filled="f" stroked="f">
            <v:textbox inset="0,0,0,0">
              <w:txbxContent>
                <w:p w14:paraId="521F1D91"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PI</w:t>
      </w:r>
      <w:r w:rsidR="00CE621D">
        <w:rPr>
          <w:spacing w:val="-10"/>
        </w:rPr>
        <w:t xml:space="preserve"> </w:t>
      </w:r>
      <w:r w:rsidR="00CE621D">
        <w:t>Ryan</w:t>
      </w:r>
      <w:r w:rsidR="00CE621D">
        <w:rPr>
          <w:spacing w:val="-10"/>
        </w:rPr>
        <w:t xml:space="preserve"> </w:t>
      </w:r>
      <w:r w:rsidR="00CE621D">
        <w:rPr>
          <w:spacing w:val="-3"/>
        </w:rPr>
        <w:t>Lynch</w:t>
      </w:r>
      <w:r w:rsidR="00CE621D">
        <w:rPr>
          <w:spacing w:val="-10"/>
        </w:rPr>
        <w:t xml:space="preserve"> </w:t>
      </w:r>
      <w:r w:rsidR="00CE621D">
        <w:t>(GBO)</w:t>
      </w:r>
      <w:r w:rsidR="00CE621D">
        <w:rPr>
          <w:spacing w:val="-9"/>
        </w:rPr>
        <w:t xml:space="preserve"> </w:t>
      </w:r>
      <w:r w:rsidR="00CE621D">
        <w:t>will</w:t>
      </w:r>
      <w:r w:rsidR="00CE621D">
        <w:rPr>
          <w:spacing w:val="-10"/>
        </w:rPr>
        <w:t xml:space="preserve"> </w:t>
      </w:r>
      <w:r w:rsidR="00CE621D">
        <w:t>provide</w:t>
      </w:r>
      <w:r w:rsidR="00CE621D">
        <w:rPr>
          <w:spacing w:val="-10"/>
        </w:rPr>
        <w:t xml:space="preserve"> </w:t>
      </w:r>
      <w:r w:rsidR="00CE621D">
        <w:t>scientific</w:t>
      </w:r>
      <w:r w:rsidR="00CE621D">
        <w:rPr>
          <w:spacing w:val="-10"/>
        </w:rPr>
        <w:t xml:space="preserve"> </w:t>
      </w:r>
      <w:r w:rsidR="00CE621D">
        <w:t>leadership.</w:t>
      </w:r>
      <w:r w:rsidR="00CE621D">
        <w:rPr>
          <w:spacing w:val="4"/>
        </w:rPr>
        <w:t xml:space="preserve"> </w:t>
      </w:r>
      <w:r w:rsidR="00CE621D">
        <w:t>He</w:t>
      </w:r>
      <w:r w:rsidR="00CE621D">
        <w:rPr>
          <w:spacing w:val="-10"/>
        </w:rPr>
        <w:t xml:space="preserve"> </w:t>
      </w:r>
      <w:r w:rsidR="00CE621D">
        <w:t>will</w:t>
      </w:r>
      <w:r w:rsidR="00CE621D">
        <w:rPr>
          <w:spacing w:val="-10"/>
        </w:rPr>
        <w:t xml:space="preserve"> </w:t>
      </w:r>
      <w:r w:rsidR="00CE621D">
        <w:t>define</w:t>
      </w:r>
      <w:r w:rsidR="00CE621D">
        <w:rPr>
          <w:spacing w:val="-10"/>
        </w:rPr>
        <w:t xml:space="preserve"> </w:t>
      </w:r>
      <w:r w:rsidR="00CE621D">
        <w:t>the</w:t>
      </w:r>
      <w:r w:rsidR="00CE621D">
        <w:rPr>
          <w:spacing w:val="-10"/>
        </w:rPr>
        <w:t xml:space="preserve"> </w:t>
      </w:r>
      <w:r w:rsidR="00CE621D">
        <w:t>scientific</w:t>
      </w:r>
      <w:r w:rsidR="00CE621D">
        <w:rPr>
          <w:spacing w:val="-10"/>
        </w:rPr>
        <w:t xml:space="preserve"> </w:t>
      </w:r>
      <w:r w:rsidR="00CE621D">
        <w:t>goals</w:t>
      </w:r>
      <w:r w:rsidR="00CE621D">
        <w:rPr>
          <w:spacing w:val="-9"/>
        </w:rPr>
        <w:t xml:space="preserve"> </w:t>
      </w:r>
      <w:r w:rsidR="00CE621D">
        <w:t>and</w:t>
      </w:r>
      <w:r w:rsidR="00CE621D">
        <w:rPr>
          <w:spacing w:val="-10"/>
        </w:rPr>
        <w:t xml:space="preserve"> </w:t>
      </w:r>
      <w:r w:rsidR="00CE621D">
        <w:t>require- ments for all work, lead the collection and generation of test data sets for the RFI excision validation procedures, and assist in scientific commissioning and validation of RFI excision algorithms. He is</w:t>
      </w:r>
      <w:r w:rsidR="00CE621D">
        <w:rPr>
          <w:spacing w:val="-32"/>
        </w:rPr>
        <w:t xml:space="preserve"> </w:t>
      </w:r>
      <w:r w:rsidR="00CE621D">
        <w:t>an expert</w:t>
      </w:r>
      <w:r w:rsidR="00CE621D">
        <w:rPr>
          <w:spacing w:val="-4"/>
        </w:rPr>
        <w:t xml:space="preserve"> </w:t>
      </w:r>
      <w:r w:rsidR="00CE621D">
        <w:t>in</w:t>
      </w:r>
      <w:r w:rsidR="00CE621D">
        <w:rPr>
          <w:spacing w:val="-4"/>
        </w:rPr>
        <w:t xml:space="preserve"> </w:t>
      </w:r>
      <w:r w:rsidR="00CE621D">
        <w:t>pulsar</w:t>
      </w:r>
      <w:r w:rsidR="00CE621D">
        <w:rPr>
          <w:spacing w:val="-4"/>
        </w:rPr>
        <w:t xml:space="preserve"> </w:t>
      </w:r>
      <w:r w:rsidR="00CE621D">
        <w:t>and</w:t>
      </w:r>
      <w:r w:rsidR="00CE621D">
        <w:rPr>
          <w:spacing w:val="-4"/>
        </w:rPr>
        <w:t xml:space="preserve"> </w:t>
      </w:r>
      <w:r w:rsidR="00CE621D">
        <w:t>radio</w:t>
      </w:r>
      <w:r w:rsidR="00CE621D">
        <w:rPr>
          <w:spacing w:val="-4"/>
        </w:rPr>
        <w:t xml:space="preserve"> </w:t>
      </w:r>
      <w:r w:rsidR="00CE621D">
        <w:t>transient</w:t>
      </w:r>
      <w:r w:rsidR="00CE621D">
        <w:rPr>
          <w:spacing w:val="-4"/>
        </w:rPr>
        <w:t xml:space="preserve"> </w:t>
      </w:r>
      <w:r w:rsidR="00CE621D">
        <w:t>science</w:t>
      </w:r>
      <w:r w:rsidR="00CE621D">
        <w:rPr>
          <w:spacing w:val="-4"/>
        </w:rPr>
        <w:t xml:space="preserve"> </w:t>
      </w:r>
      <w:r w:rsidR="00CE621D">
        <w:t>and</w:t>
      </w:r>
      <w:r w:rsidR="00CE621D">
        <w:rPr>
          <w:spacing w:val="-4"/>
        </w:rPr>
        <w:t xml:space="preserve"> </w:t>
      </w:r>
      <w:r w:rsidR="00CE621D">
        <w:t>project</w:t>
      </w:r>
      <w:r w:rsidR="00CE621D">
        <w:rPr>
          <w:spacing w:val="-4"/>
        </w:rPr>
        <w:t xml:space="preserve"> </w:t>
      </w:r>
      <w:r w:rsidR="00CE621D">
        <w:t>scientist</w:t>
      </w:r>
      <w:r w:rsidR="00CE621D">
        <w:rPr>
          <w:spacing w:val="-4"/>
        </w:rPr>
        <w:t xml:space="preserve"> </w:t>
      </w:r>
      <w:r w:rsidR="00CE621D">
        <w:t>for</w:t>
      </w:r>
      <w:r w:rsidR="00CE621D">
        <w:rPr>
          <w:spacing w:val="-4"/>
        </w:rPr>
        <w:t xml:space="preserve"> </w:t>
      </w:r>
      <w:r w:rsidR="00CE621D">
        <w:t>VEGAS.</w:t>
      </w:r>
    </w:p>
    <w:p w14:paraId="71E74822" w14:textId="77777777" w:rsidR="00656154" w:rsidRDefault="007B219B">
      <w:pPr>
        <w:pStyle w:val="BodyText"/>
        <w:ind w:left="598" w:right="106"/>
      </w:pPr>
      <w:r>
        <w:pict w14:anchorId="21D420B2">
          <v:shape id="_x0000_s1035" type="#_x0000_t202" style="position:absolute;left:0;text-align:left;margin-left:86.95pt;margin-top:1.9pt;width:5pt;height:17.3pt;z-index:251659264;mso-position-horizontal-relative:page" filled="f" stroked="f">
            <v:textbox inset="0,0,0,0">
              <w:txbxContent>
                <w:p w14:paraId="31987EEF"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Co-Is Luke Hawkins, Randy McCullough, and Jason Ray (GBO) will serve as the technical project </w:t>
      </w:r>
      <w:del w:id="53" w:author="Laura Jensen" w:date="2018-11-13T09:37:00Z">
        <w:r w:rsidR="00CE621D" w:rsidRPr="007548A6" w:rsidDel="007548A6">
          <w:rPr>
            <w:highlight w:val="yellow"/>
            <w:rPrChange w:id="54" w:author="Laura Jensen" w:date="2018-11-13T09:37:00Z">
              <w:rPr/>
            </w:rPrChange>
          </w:rPr>
          <w:delText>leads</w:delText>
        </w:r>
      </w:del>
      <w:ins w:id="55" w:author="Laura Jensen" w:date="2018-11-13T09:37:00Z">
        <w:r w:rsidR="007548A6" w:rsidRPr="007548A6">
          <w:rPr>
            <w:highlight w:val="yellow"/>
            <w:rPrChange w:id="56" w:author="Laura Jensen" w:date="2018-11-13T09:37:00Z">
              <w:rPr/>
            </w:rPrChange>
          </w:rPr>
          <w:t>experts</w:t>
        </w:r>
      </w:ins>
      <w:r w:rsidR="00CE621D">
        <w:t>. They will design and develop integrated ADC/FPGA boards, Basic and CASPER EDK blocks for M&amp;C of FPGA boards, heterogeneous computing systems, and implementations of RFI excision algorithms.</w:t>
      </w:r>
      <w:r w:rsidR="00CE621D">
        <w:rPr>
          <w:spacing w:val="4"/>
        </w:rPr>
        <w:t xml:space="preserve"> </w:t>
      </w:r>
      <w:r w:rsidR="00CE621D">
        <w:t>They</w:t>
      </w:r>
      <w:r w:rsidR="00CE621D">
        <w:rPr>
          <w:spacing w:val="-12"/>
        </w:rPr>
        <w:t xml:space="preserve"> </w:t>
      </w:r>
      <w:r w:rsidR="00CE621D">
        <w:t>will</w:t>
      </w:r>
      <w:r w:rsidR="00CE621D">
        <w:rPr>
          <w:spacing w:val="-12"/>
        </w:rPr>
        <w:t xml:space="preserve"> </w:t>
      </w:r>
      <w:r w:rsidR="00CE621D">
        <w:t>work</w:t>
      </w:r>
      <w:r w:rsidR="00CE621D">
        <w:rPr>
          <w:spacing w:val="-12"/>
        </w:rPr>
        <w:t xml:space="preserve"> </w:t>
      </w:r>
      <w:r w:rsidR="00CE621D">
        <w:t>with</w:t>
      </w:r>
      <w:r w:rsidR="00CE621D">
        <w:rPr>
          <w:spacing w:val="-12"/>
        </w:rPr>
        <w:t xml:space="preserve"> </w:t>
      </w:r>
      <w:r w:rsidR="00CE621D">
        <w:rPr>
          <w:spacing w:val="-3"/>
        </w:rPr>
        <w:t>Lynch</w:t>
      </w:r>
      <w:r w:rsidR="00CE621D">
        <w:rPr>
          <w:spacing w:val="-12"/>
        </w:rPr>
        <w:t xml:space="preserve"> </w:t>
      </w:r>
      <w:r w:rsidR="00CE621D">
        <w:t>to</w:t>
      </w:r>
      <w:r w:rsidR="00CE621D">
        <w:rPr>
          <w:spacing w:val="-12"/>
        </w:rPr>
        <w:t xml:space="preserve"> </w:t>
      </w:r>
      <w:r w:rsidR="00CE621D">
        <w:t>asses</w:t>
      </w:r>
      <w:r w:rsidR="00CE621D">
        <w:rPr>
          <w:spacing w:val="-12"/>
        </w:rPr>
        <w:t xml:space="preserve"> </w:t>
      </w:r>
      <w:r w:rsidR="00CE621D">
        <w:t>and</w:t>
      </w:r>
      <w:r w:rsidR="00CE621D">
        <w:rPr>
          <w:spacing w:val="-12"/>
        </w:rPr>
        <w:t xml:space="preserve"> </w:t>
      </w:r>
      <w:r w:rsidR="00CE621D">
        <w:t>meet</w:t>
      </w:r>
      <w:r w:rsidR="00CE621D">
        <w:rPr>
          <w:spacing w:val="-12"/>
        </w:rPr>
        <w:t xml:space="preserve"> </w:t>
      </w:r>
      <w:r w:rsidR="00CE621D">
        <w:t>the</w:t>
      </w:r>
      <w:r w:rsidR="00CE621D">
        <w:rPr>
          <w:spacing w:val="-12"/>
        </w:rPr>
        <w:t xml:space="preserve"> </w:t>
      </w:r>
      <w:r w:rsidR="00CE621D">
        <w:t>scientific</w:t>
      </w:r>
      <w:r w:rsidR="00CE621D">
        <w:rPr>
          <w:spacing w:val="-12"/>
        </w:rPr>
        <w:t xml:space="preserve"> </w:t>
      </w:r>
      <w:r w:rsidR="00CE621D">
        <w:t>requirements.</w:t>
      </w:r>
      <w:r w:rsidR="00CE621D">
        <w:rPr>
          <w:spacing w:val="4"/>
        </w:rPr>
        <w:t xml:space="preserve"> </w:t>
      </w:r>
      <w:r w:rsidR="00CE621D">
        <w:rPr>
          <w:spacing w:val="-3"/>
        </w:rPr>
        <w:t>With</w:t>
      </w:r>
      <w:r w:rsidR="00CE621D">
        <w:rPr>
          <w:spacing w:val="-12"/>
        </w:rPr>
        <w:t xml:space="preserve"> </w:t>
      </w:r>
      <w:r w:rsidR="00CE621D">
        <w:t>a</w:t>
      </w:r>
      <w:r w:rsidR="00CE621D">
        <w:rPr>
          <w:spacing w:val="-12"/>
        </w:rPr>
        <w:t xml:space="preserve"> </w:t>
      </w:r>
      <w:r w:rsidR="00CE621D">
        <w:t>combined</w:t>
      </w:r>
    </w:p>
    <w:p w14:paraId="50C72B0C" w14:textId="77777777" w:rsidR="00656154" w:rsidRDefault="00CE621D">
      <w:pPr>
        <w:pStyle w:val="BodyText"/>
        <w:ind w:left="598" w:right="106"/>
      </w:pPr>
      <w:r w:rsidRPr="009859E4">
        <w:rPr>
          <w:highlight w:val="yellow"/>
          <w:rPrChange w:id="57" w:author="Laura Jensen" w:date="2018-11-13T11:03:00Z">
            <w:rPr/>
          </w:rPrChange>
        </w:rPr>
        <w:t>***</w:t>
      </w:r>
      <w:r>
        <w:t xml:space="preserve"> years of experience, they are experts in DSP, Xilinx and CASPER tool flows, and RFI compliance and excision.</w:t>
      </w:r>
    </w:p>
    <w:p w14:paraId="03CB5E61" w14:textId="77777777" w:rsidR="00656154" w:rsidRDefault="007B219B">
      <w:pPr>
        <w:pStyle w:val="BodyText"/>
        <w:ind w:left="598" w:right="106"/>
      </w:pPr>
      <w:r>
        <w:pict w14:anchorId="61F711D2">
          <v:shape id="_x0000_s1034" type="#_x0000_t202" style="position:absolute;left:0;text-align:left;margin-left:86.95pt;margin-top:1.9pt;width:5pt;height:17.3pt;z-index:251660288;mso-position-horizontal-relative:page" filled="f" stroked="f">
            <v:textbox inset="0,0,0,0">
              <w:txbxContent>
                <w:p w14:paraId="39056724"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Laura Jensen and Marty Bloss (GBO) will act as project managers, ensuring that </w:t>
      </w:r>
      <w:ins w:id="58" w:author="Laura Jensen" w:date="2018-11-13T09:37:00Z">
        <w:r w:rsidR="007548A6" w:rsidRPr="007548A6">
          <w:rPr>
            <w:highlight w:val="yellow"/>
            <w:rPrChange w:id="59" w:author="Laura Jensen" w:date="2018-11-13T09:37:00Z">
              <w:rPr/>
            </w:rPrChange>
          </w:rPr>
          <w:t>project management and</w:t>
        </w:r>
        <w:r w:rsidR="007548A6">
          <w:t xml:space="preserve"> </w:t>
        </w:r>
      </w:ins>
      <w:r w:rsidR="00CE621D">
        <w:t>systems engineering best practices are used to allocate resources, set and meet milestones, and deliver on all project goals within budget. They will also assist Lynch with review and reporting requirements.</w:t>
      </w:r>
    </w:p>
    <w:p w14:paraId="2BF05BBF" w14:textId="77777777" w:rsidR="00656154" w:rsidRDefault="007B219B">
      <w:pPr>
        <w:pStyle w:val="BodyText"/>
        <w:ind w:left="598" w:right="106"/>
      </w:pPr>
      <w:r w:rsidRPr="009859E4">
        <w:rPr>
          <w:highlight w:val="yellow"/>
        </w:rPr>
        <w:pict w14:anchorId="5E73983A">
          <v:shape id="_x0000_s1033" type="#_x0000_t202" style="position:absolute;left:0;text-align:left;margin-left:86.95pt;margin-top:1.9pt;width:5pt;height:17.3pt;z-index:251661312;mso-position-horizontal-relative:page" filled="f" stroked="f">
            <v:textbox inset="0,0,0,0">
              <w:txbxContent>
                <w:p w14:paraId="43025A63"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rsidRPr="007548A6">
        <w:rPr>
          <w:highlight w:val="yellow"/>
          <w:rPrChange w:id="60" w:author="Laura Jensen" w:date="2018-11-13T09:38:00Z">
            <w:rPr/>
          </w:rPrChange>
        </w:rPr>
        <w:t xml:space="preserve">Jack </w:t>
      </w:r>
      <w:commentRangeStart w:id="61"/>
      <w:r w:rsidR="00CE621D" w:rsidRPr="007548A6">
        <w:rPr>
          <w:highlight w:val="yellow"/>
          <w:rPrChange w:id="62" w:author="Laura Jensen" w:date="2018-11-13T09:38:00Z">
            <w:rPr/>
          </w:rPrChange>
        </w:rPr>
        <w:t>Hickish</w:t>
      </w:r>
      <w:commentRangeEnd w:id="61"/>
      <w:r w:rsidR="007548A6">
        <w:rPr>
          <w:rStyle w:val="CommentReference"/>
        </w:rPr>
        <w:commentReference w:id="61"/>
      </w:r>
      <w:r w:rsidR="00CE621D">
        <w:t xml:space="preserve"> and Dan </w:t>
      </w:r>
      <w:r w:rsidR="00CE621D">
        <w:rPr>
          <w:spacing w:val="-3"/>
        </w:rPr>
        <w:t xml:space="preserve">Werthimer </w:t>
      </w:r>
      <w:r w:rsidR="00CE621D">
        <w:t>(UCB) will be unfunded collaborators on this project. Hickish will develop</w:t>
      </w:r>
      <w:r w:rsidR="00CE621D">
        <w:rPr>
          <w:spacing w:val="-14"/>
        </w:rPr>
        <w:t xml:space="preserve"> </w:t>
      </w:r>
      <w:r w:rsidR="00CE621D">
        <w:t>CASPER</w:t>
      </w:r>
      <w:r w:rsidR="00CE621D">
        <w:rPr>
          <w:spacing w:val="-14"/>
        </w:rPr>
        <w:t xml:space="preserve"> </w:t>
      </w:r>
      <w:r w:rsidR="00CE621D">
        <w:t>EDK</w:t>
      </w:r>
      <w:r w:rsidR="00CE621D">
        <w:rPr>
          <w:spacing w:val="-14"/>
        </w:rPr>
        <w:t xml:space="preserve"> </w:t>
      </w:r>
      <w:r w:rsidR="00CE621D">
        <w:t>blocks</w:t>
      </w:r>
      <w:r w:rsidR="00CE621D">
        <w:rPr>
          <w:spacing w:val="-14"/>
        </w:rPr>
        <w:t xml:space="preserve"> </w:t>
      </w:r>
      <w:r w:rsidR="00CE621D">
        <w:t>for</w:t>
      </w:r>
      <w:r w:rsidR="00CE621D">
        <w:rPr>
          <w:spacing w:val="-14"/>
        </w:rPr>
        <w:t xml:space="preserve"> </w:t>
      </w:r>
      <w:r w:rsidR="00CE621D">
        <w:t>interfacing</w:t>
      </w:r>
      <w:r w:rsidR="00CE621D">
        <w:rPr>
          <w:spacing w:val="-14"/>
        </w:rPr>
        <w:t xml:space="preserve"> </w:t>
      </w:r>
      <w:r w:rsidR="00CE621D">
        <w:t>with</w:t>
      </w:r>
      <w:r w:rsidR="00CE621D">
        <w:rPr>
          <w:spacing w:val="-14"/>
        </w:rPr>
        <w:t xml:space="preserve"> </w:t>
      </w:r>
      <w:r w:rsidR="00CE621D">
        <w:t>peripherals</w:t>
      </w:r>
      <w:r w:rsidR="00CE621D">
        <w:rPr>
          <w:spacing w:val="-14"/>
        </w:rPr>
        <w:t xml:space="preserve"> </w:t>
      </w:r>
      <w:r w:rsidR="00CE621D">
        <w:t>through</w:t>
      </w:r>
      <w:r w:rsidR="00CE621D">
        <w:rPr>
          <w:spacing w:val="-14"/>
        </w:rPr>
        <w:t xml:space="preserve"> </w:t>
      </w:r>
      <w:r w:rsidR="00CE621D">
        <w:t>100-GbE</w:t>
      </w:r>
      <w:r w:rsidR="00CE621D">
        <w:rPr>
          <w:spacing w:val="-14"/>
        </w:rPr>
        <w:t xml:space="preserve"> </w:t>
      </w:r>
      <w:r w:rsidR="00CE621D">
        <w:t>and</w:t>
      </w:r>
      <w:r w:rsidR="00CE621D">
        <w:rPr>
          <w:spacing w:val="-14"/>
        </w:rPr>
        <w:t xml:space="preserve"> </w:t>
      </w:r>
      <w:r w:rsidR="00CE621D">
        <w:t>PCIe.</w:t>
      </w:r>
      <w:r w:rsidR="00CE621D">
        <w:rPr>
          <w:spacing w:val="2"/>
        </w:rPr>
        <w:t xml:space="preserve"> </w:t>
      </w:r>
      <w:r w:rsidR="00CE621D">
        <w:t xml:space="preserve">Wertheimer will provide local mentoring to a UCB undergraduate student. Both will act as technical advisers to </w:t>
      </w:r>
      <w:r w:rsidR="00CE621D">
        <w:lastRenderedPageBreak/>
        <w:t>the GBO digital engineering</w:t>
      </w:r>
      <w:r w:rsidR="00CE621D">
        <w:rPr>
          <w:spacing w:val="-15"/>
        </w:rPr>
        <w:t xml:space="preserve"> </w:t>
      </w:r>
      <w:r w:rsidR="00CE621D">
        <w:t>team.</w:t>
      </w:r>
    </w:p>
    <w:p w14:paraId="3EFC842E" w14:textId="77777777" w:rsidR="00656154" w:rsidRDefault="00656154">
      <w:pPr>
        <w:sectPr w:rsidR="00656154">
          <w:pgSz w:w="12240" w:h="15840"/>
          <w:pgMar w:top="1380" w:right="1280" w:bottom="960" w:left="1340" w:header="0" w:footer="779" w:gutter="0"/>
          <w:cols w:space="720"/>
        </w:sectPr>
      </w:pPr>
    </w:p>
    <w:p w14:paraId="7867B1B9" w14:textId="77777777" w:rsidR="00656154" w:rsidDel="007548A6" w:rsidRDefault="00CE621D">
      <w:pPr>
        <w:pStyle w:val="BodyText"/>
        <w:spacing w:before="92" w:after="19" w:line="240" w:lineRule="auto"/>
        <w:ind w:left="2898"/>
        <w:jc w:val="left"/>
        <w:rPr>
          <w:moveFrom w:id="63" w:author="Laura Jensen" w:date="2018-11-13T09:39:00Z"/>
        </w:rPr>
      </w:pPr>
      <w:moveFromRangeStart w:id="64" w:author="Laura Jensen" w:date="2018-11-13T09:39:00Z" w:name="move529865297"/>
      <w:moveFrom w:id="65" w:author="Laura Jensen" w:date="2018-11-13T09:39:00Z">
        <w:r w:rsidDel="007548A6">
          <w:lastRenderedPageBreak/>
          <w:t>Table 4: Compressed View of Risk Register</w:t>
        </w:r>
      </w:moveFrom>
    </w:p>
    <w:tbl>
      <w:tblPr>
        <w:tblW w:w="0" w:type="auto"/>
        <w:tblInd w:w="103"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199"/>
        <w:gridCol w:w="999"/>
        <w:gridCol w:w="4199"/>
      </w:tblGrid>
      <w:tr w:rsidR="00656154" w:rsidDel="007548A6" w14:paraId="1B50F7A5" w14:textId="77777777">
        <w:trPr>
          <w:trHeight w:hRule="exact" w:val="247"/>
        </w:trPr>
        <w:tc>
          <w:tcPr>
            <w:tcW w:w="4199" w:type="dxa"/>
          </w:tcPr>
          <w:p w14:paraId="3D19FE51" w14:textId="77777777" w:rsidR="00656154" w:rsidDel="007548A6" w:rsidRDefault="00CE621D">
            <w:pPr>
              <w:pStyle w:val="TableParagraph"/>
              <w:spacing w:line="224" w:lineRule="exact"/>
              <w:rPr>
                <w:moveFrom w:id="66" w:author="Laura Jensen" w:date="2018-11-13T09:39:00Z"/>
                <w:sz w:val="20"/>
              </w:rPr>
            </w:pPr>
            <w:moveFrom w:id="67" w:author="Laura Jensen" w:date="2018-11-13T09:39:00Z">
              <w:r w:rsidDel="007548A6">
                <w:rPr>
                  <w:sz w:val="20"/>
                </w:rPr>
                <w:t>Risk</w:t>
              </w:r>
            </w:moveFrom>
          </w:p>
        </w:tc>
        <w:tc>
          <w:tcPr>
            <w:tcW w:w="999" w:type="dxa"/>
          </w:tcPr>
          <w:p w14:paraId="293E49DC" w14:textId="77777777" w:rsidR="00656154" w:rsidDel="007548A6" w:rsidRDefault="00CE621D">
            <w:pPr>
              <w:pStyle w:val="TableParagraph"/>
              <w:spacing w:line="224" w:lineRule="exact"/>
              <w:ind w:left="94" w:right="94"/>
              <w:jc w:val="center"/>
              <w:rPr>
                <w:moveFrom w:id="68" w:author="Laura Jensen" w:date="2018-11-13T09:39:00Z"/>
                <w:sz w:val="20"/>
              </w:rPr>
            </w:pPr>
            <w:moveFrom w:id="69" w:author="Laura Jensen" w:date="2018-11-13T09:39:00Z">
              <w:r w:rsidDel="007548A6">
                <w:rPr>
                  <w:sz w:val="20"/>
                </w:rPr>
                <w:t>Rating</w:t>
              </w:r>
            </w:moveFrom>
          </w:p>
        </w:tc>
        <w:tc>
          <w:tcPr>
            <w:tcW w:w="4199" w:type="dxa"/>
          </w:tcPr>
          <w:p w14:paraId="55A44DFE" w14:textId="77777777" w:rsidR="00656154" w:rsidDel="007548A6" w:rsidRDefault="00CE621D">
            <w:pPr>
              <w:pStyle w:val="TableParagraph"/>
              <w:spacing w:line="224" w:lineRule="exact"/>
              <w:rPr>
                <w:moveFrom w:id="70" w:author="Laura Jensen" w:date="2018-11-13T09:39:00Z"/>
                <w:sz w:val="20"/>
              </w:rPr>
            </w:pPr>
            <w:moveFrom w:id="71" w:author="Laura Jensen" w:date="2018-11-13T09:39:00Z">
              <w:r w:rsidDel="007548A6">
                <w:rPr>
                  <w:sz w:val="20"/>
                </w:rPr>
                <w:t>Mitigation Strategy</w:t>
              </w:r>
            </w:moveFrom>
          </w:p>
        </w:tc>
      </w:tr>
      <w:tr w:rsidR="00656154" w:rsidDel="007548A6" w14:paraId="65877066" w14:textId="77777777">
        <w:trPr>
          <w:trHeight w:hRule="exact" w:val="725"/>
        </w:trPr>
        <w:tc>
          <w:tcPr>
            <w:tcW w:w="4199" w:type="dxa"/>
          </w:tcPr>
          <w:p w14:paraId="0C393DC6" w14:textId="77777777" w:rsidR="00656154" w:rsidDel="007548A6" w:rsidRDefault="00CE621D">
            <w:pPr>
              <w:pStyle w:val="TableParagraph"/>
              <w:spacing w:line="219" w:lineRule="exact"/>
              <w:rPr>
                <w:moveFrom w:id="72" w:author="Laura Jensen" w:date="2018-11-13T09:39:00Z"/>
                <w:sz w:val="20"/>
              </w:rPr>
            </w:pPr>
            <w:moveFrom w:id="73" w:author="Laura Jensen" w:date="2018-11-13T09:39:00Z">
              <w:r w:rsidDel="007548A6">
                <w:rPr>
                  <w:sz w:val="20"/>
                </w:rPr>
                <w:t>The integration of planned technologies  has</w:t>
              </w:r>
            </w:moveFrom>
          </w:p>
          <w:p w14:paraId="0B039DB0" w14:textId="77777777" w:rsidR="00656154" w:rsidDel="007548A6" w:rsidRDefault="00CE621D">
            <w:pPr>
              <w:pStyle w:val="TableParagraph"/>
              <w:spacing w:before="3" w:line="230" w:lineRule="auto"/>
              <w:rPr>
                <w:moveFrom w:id="74" w:author="Laura Jensen" w:date="2018-11-13T09:39:00Z"/>
                <w:sz w:val="20"/>
              </w:rPr>
            </w:pPr>
            <w:moveFrom w:id="75" w:author="Laura Jensen" w:date="2018-11-13T09:39:00Z">
              <w:r w:rsidDel="007548A6">
                <w:rPr>
                  <w:sz w:val="20"/>
                </w:rPr>
                <w:t>never been done before, so expected out- comes cannot be guaranteed</w:t>
              </w:r>
            </w:moveFrom>
          </w:p>
        </w:tc>
        <w:tc>
          <w:tcPr>
            <w:tcW w:w="999" w:type="dxa"/>
          </w:tcPr>
          <w:p w14:paraId="24C52ABA" w14:textId="77777777" w:rsidR="00656154" w:rsidDel="007548A6" w:rsidRDefault="00CE621D">
            <w:pPr>
              <w:pStyle w:val="TableParagraph"/>
              <w:spacing w:line="224" w:lineRule="exact"/>
              <w:ind w:left="94" w:right="94"/>
              <w:jc w:val="center"/>
              <w:rPr>
                <w:moveFrom w:id="76" w:author="Laura Jensen" w:date="2018-11-13T09:39:00Z"/>
                <w:sz w:val="20"/>
              </w:rPr>
            </w:pPr>
            <w:moveFrom w:id="77" w:author="Laura Jensen" w:date="2018-11-13T09:39:00Z">
              <w:r w:rsidDel="007548A6">
                <w:rPr>
                  <w:sz w:val="20"/>
                </w:rPr>
                <w:t>High</w:t>
              </w:r>
            </w:moveFrom>
          </w:p>
        </w:tc>
        <w:tc>
          <w:tcPr>
            <w:tcW w:w="4199" w:type="dxa"/>
          </w:tcPr>
          <w:p w14:paraId="3B04E77B" w14:textId="77777777" w:rsidR="00656154" w:rsidDel="007548A6" w:rsidRDefault="00CE621D">
            <w:pPr>
              <w:pStyle w:val="TableParagraph"/>
              <w:spacing w:line="219" w:lineRule="exact"/>
              <w:rPr>
                <w:moveFrom w:id="78" w:author="Laura Jensen" w:date="2018-11-13T09:39:00Z"/>
                <w:sz w:val="20"/>
              </w:rPr>
            </w:pPr>
            <w:moveFrom w:id="79" w:author="Laura Jensen" w:date="2018-11-13T09:39:00Z">
              <w:r w:rsidDel="007548A6">
                <w:rPr>
                  <w:sz w:val="20"/>
                </w:rPr>
                <w:t>A systematic approach with multiple    itera-</w:t>
              </w:r>
            </w:moveFrom>
          </w:p>
          <w:p w14:paraId="46311F38" w14:textId="77777777" w:rsidR="00656154" w:rsidDel="007548A6" w:rsidRDefault="00CE621D">
            <w:pPr>
              <w:pStyle w:val="TableParagraph"/>
              <w:spacing w:before="3" w:line="230" w:lineRule="auto"/>
              <w:ind w:right="32"/>
              <w:rPr>
                <w:moveFrom w:id="80" w:author="Laura Jensen" w:date="2018-11-13T09:39:00Z"/>
                <w:sz w:val="20"/>
              </w:rPr>
            </w:pPr>
            <w:moveFrom w:id="81" w:author="Laura Jensen" w:date="2018-11-13T09:39:00Z">
              <w:r w:rsidDel="007548A6">
                <w:rPr>
                  <w:sz w:val="20"/>
                </w:rPr>
                <w:t>tions to assess outcomes and refine assump- tions, with incremental steps that reduce risk.</w:t>
              </w:r>
            </w:moveFrom>
          </w:p>
        </w:tc>
      </w:tr>
      <w:tr w:rsidR="00656154" w:rsidDel="007548A6" w14:paraId="0E4A931C" w14:textId="77777777">
        <w:trPr>
          <w:trHeight w:hRule="exact" w:val="486"/>
        </w:trPr>
        <w:tc>
          <w:tcPr>
            <w:tcW w:w="4199" w:type="dxa"/>
          </w:tcPr>
          <w:p w14:paraId="17EFD6B8" w14:textId="77777777" w:rsidR="00656154" w:rsidDel="007548A6" w:rsidRDefault="00CE621D">
            <w:pPr>
              <w:pStyle w:val="TableParagraph"/>
              <w:spacing w:line="219" w:lineRule="exact"/>
              <w:rPr>
                <w:moveFrom w:id="82" w:author="Laura Jensen" w:date="2018-11-13T09:39:00Z"/>
                <w:sz w:val="20"/>
              </w:rPr>
            </w:pPr>
            <w:moveFrom w:id="83" w:author="Laura Jensen" w:date="2018-11-13T09:39:00Z">
              <w:r w:rsidDel="007548A6">
                <w:rPr>
                  <w:sz w:val="20"/>
                </w:rPr>
                <w:t>Specifications for some technologies are  still</w:t>
              </w:r>
            </w:moveFrom>
          </w:p>
          <w:p w14:paraId="670D0644" w14:textId="77777777" w:rsidR="00656154" w:rsidDel="007548A6" w:rsidRDefault="00CE621D">
            <w:pPr>
              <w:pStyle w:val="TableParagraph"/>
              <w:spacing w:line="244" w:lineRule="exact"/>
              <w:rPr>
                <w:moveFrom w:id="84" w:author="Laura Jensen" w:date="2018-11-13T09:39:00Z"/>
                <w:sz w:val="20"/>
              </w:rPr>
            </w:pPr>
            <w:moveFrom w:id="85" w:author="Laura Jensen" w:date="2018-11-13T09:39:00Z">
              <w:r w:rsidDel="007548A6">
                <w:rPr>
                  <w:sz w:val="20"/>
                </w:rPr>
                <w:t>in development (e.g AD9213)</w:t>
              </w:r>
            </w:moveFrom>
          </w:p>
        </w:tc>
        <w:tc>
          <w:tcPr>
            <w:tcW w:w="999" w:type="dxa"/>
          </w:tcPr>
          <w:p w14:paraId="79B64C18" w14:textId="77777777" w:rsidR="00656154" w:rsidDel="007548A6" w:rsidRDefault="00CE621D">
            <w:pPr>
              <w:pStyle w:val="TableParagraph"/>
              <w:spacing w:line="224" w:lineRule="exact"/>
              <w:ind w:left="94" w:right="94"/>
              <w:jc w:val="center"/>
              <w:rPr>
                <w:moveFrom w:id="86" w:author="Laura Jensen" w:date="2018-11-13T09:39:00Z"/>
                <w:sz w:val="20"/>
              </w:rPr>
            </w:pPr>
            <w:moveFrom w:id="87" w:author="Laura Jensen" w:date="2018-11-13T09:39:00Z">
              <w:r w:rsidDel="007548A6">
                <w:rPr>
                  <w:sz w:val="20"/>
                </w:rPr>
                <w:t>High</w:t>
              </w:r>
            </w:moveFrom>
          </w:p>
        </w:tc>
        <w:tc>
          <w:tcPr>
            <w:tcW w:w="4199" w:type="dxa"/>
          </w:tcPr>
          <w:p w14:paraId="61923C6A" w14:textId="77777777" w:rsidR="00656154" w:rsidDel="007548A6" w:rsidRDefault="00CE621D">
            <w:pPr>
              <w:pStyle w:val="TableParagraph"/>
              <w:spacing w:line="219" w:lineRule="exact"/>
              <w:rPr>
                <w:moveFrom w:id="88" w:author="Laura Jensen" w:date="2018-11-13T09:39:00Z"/>
                <w:sz w:val="20"/>
              </w:rPr>
            </w:pPr>
            <w:moveFrom w:id="89" w:author="Laura Jensen" w:date="2018-11-13T09:39:00Z">
              <w:r w:rsidDel="007548A6">
                <w:rPr>
                  <w:sz w:val="20"/>
                </w:rPr>
                <w:t>Current   assumptions   will   be    iteratively</w:t>
              </w:r>
            </w:moveFrom>
          </w:p>
          <w:p w14:paraId="4224868C" w14:textId="77777777" w:rsidR="00656154" w:rsidDel="007548A6" w:rsidRDefault="00CE621D">
            <w:pPr>
              <w:pStyle w:val="TableParagraph"/>
              <w:spacing w:line="244" w:lineRule="exact"/>
              <w:rPr>
                <w:moveFrom w:id="90" w:author="Laura Jensen" w:date="2018-11-13T09:39:00Z"/>
                <w:sz w:val="20"/>
              </w:rPr>
            </w:pPr>
            <w:moveFrom w:id="91" w:author="Laura Jensen" w:date="2018-11-13T09:39:00Z">
              <w:r w:rsidDel="007548A6">
                <w:rPr>
                  <w:sz w:val="20"/>
                </w:rPr>
                <w:t>tested as new technologies are integrated.</w:t>
              </w:r>
            </w:moveFrom>
          </w:p>
        </w:tc>
      </w:tr>
      <w:tr w:rsidR="00656154" w:rsidDel="007548A6" w14:paraId="710A9D8D" w14:textId="77777777">
        <w:trPr>
          <w:trHeight w:hRule="exact" w:val="725"/>
        </w:trPr>
        <w:tc>
          <w:tcPr>
            <w:tcW w:w="4199" w:type="dxa"/>
          </w:tcPr>
          <w:p w14:paraId="5DFA6260" w14:textId="77777777" w:rsidR="00656154" w:rsidDel="007548A6" w:rsidRDefault="00CE621D">
            <w:pPr>
              <w:pStyle w:val="TableParagraph"/>
              <w:spacing w:line="219" w:lineRule="exact"/>
              <w:rPr>
                <w:moveFrom w:id="92" w:author="Laura Jensen" w:date="2018-11-13T09:39:00Z"/>
                <w:sz w:val="20"/>
              </w:rPr>
            </w:pPr>
            <w:moveFrom w:id="93" w:author="Laura Jensen" w:date="2018-11-13T09:39:00Z">
              <w:r w:rsidDel="007548A6">
                <w:rPr>
                  <w:sz w:val="20"/>
                </w:rPr>
                <w:t>ROACH2   technology   currently   used    by</w:t>
              </w:r>
            </w:moveFrom>
          </w:p>
          <w:p w14:paraId="699CE878" w14:textId="77777777" w:rsidR="00656154" w:rsidDel="007548A6" w:rsidRDefault="00CE621D">
            <w:pPr>
              <w:pStyle w:val="TableParagraph"/>
              <w:spacing w:line="244" w:lineRule="exact"/>
              <w:rPr>
                <w:moveFrom w:id="94" w:author="Laura Jensen" w:date="2018-11-13T09:39:00Z"/>
                <w:sz w:val="20"/>
              </w:rPr>
            </w:pPr>
            <w:moveFrom w:id="95" w:author="Laura Jensen" w:date="2018-11-13T09:39:00Z">
              <w:r w:rsidDel="007548A6">
                <w:rPr>
                  <w:sz w:val="20"/>
                </w:rPr>
                <w:t>CASPER and GBO is reaching end of life.</w:t>
              </w:r>
            </w:moveFrom>
          </w:p>
        </w:tc>
        <w:tc>
          <w:tcPr>
            <w:tcW w:w="999" w:type="dxa"/>
          </w:tcPr>
          <w:p w14:paraId="438F3D81" w14:textId="77777777" w:rsidR="00656154" w:rsidDel="007548A6" w:rsidRDefault="00CE621D">
            <w:pPr>
              <w:pStyle w:val="TableParagraph"/>
              <w:spacing w:line="224" w:lineRule="exact"/>
              <w:ind w:left="94" w:right="94"/>
              <w:jc w:val="center"/>
              <w:rPr>
                <w:moveFrom w:id="96" w:author="Laura Jensen" w:date="2018-11-13T09:39:00Z"/>
                <w:sz w:val="20"/>
              </w:rPr>
            </w:pPr>
            <w:moveFrom w:id="97" w:author="Laura Jensen" w:date="2018-11-13T09:39:00Z">
              <w:r w:rsidDel="007548A6">
                <w:rPr>
                  <w:sz w:val="20"/>
                </w:rPr>
                <w:t>High</w:t>
              </w:r>
            </w:moveFrom>
          </w:p>
        </w:tc>
        <w:tc>
          <w:tcPr>
            <w:tcW w:w="4199" w:type="dxa"/>
          </w:tcPr>
          <w:p w14:paraId="693745A4" w14:textId="77777777" w:rsidR="00656154" w:rsidDel="007548A6" w:rsidRDefault="00CE621D">
            <w:pPr>
              <w:pStyle w:val="TableParagraph"/>
              <w:spacing w:line="219" w:lineRule="exact"/>
              <w:rPr>
                <w:moveFrom w:id="98" w:author="Laura Jensen" w:date="2018-11-13T09:39:00Z"/>
                <w:sz w:val="20"/>
              </w:rPr>
            </w:pPr>
            <w:moveFrom w:id="99" w:author="Laura Jensen" w:date="2018-11-13T09:39:00Z">
              <w:r w:rsidDel="007548A6">
                <w:rPr>
                  <w:sz w:val="20"/>
                </w:rPr>
                <w:t xml:space="preserve">This is an </w:t>
              </w:r>
              <w:r w:rsidDel="007548A6">
                <w:rPr>
                  <w:b/>
                  <w:sz w:val="20"/>
                </w:rPr>
                <w:t xml:space="preserve">opportunity risk </w:t>
              </w:r>
              <w:r w:rsidDel="007548A6">
                <w:rPr>
                  <w:sz w:val="20"/>
                </w:rPr>
                <w:t>that will be  real-</w:t>
              </w:r>
            </w:moveFrom>
          </w:p>
          <w:p w14:paraId="0877A53C" w14:textId="77777777" w:rsidR="00656154" w:rsidDel="007548A6" w:rsidRDefault="00CE621D">
            <w:pPr>
              <w:pStyle w:val="TableParagraph"/>
              <w:spacing w:before="3" w:line="230" w:lineRule="auto"/>
              <w:rPr>
                <w:moveFrom w:id="100" w:author="Laura Jensen" w:date="2018-11-13T09:39:00Z"/>
                <w:sz w:val="20"/>
              </w:rPr>
            </w:pPr>
            <w:moveFrom w:id="101" w:author="Laura Jensen" w:date="2018-11-13T09:39:00Z">
              <w:r w:rsidDel="007548A6">
                <w:rPr>
                  <w:sz w:val="20"/>
                </w:rPr>
                <w:t>ized if research into new technologies is not undertaken in a timely basis.</w:t>
              </w:r>
            </w:moveFrom>
          </w:p>
        </w:tc>
      </w:tr>
      <w:tr w:rsidR="00656154" w:rsidDel="007548A6" w14:paraId="2C994EB9" w14:textId="77777777">
        <w:trPr>
          <w:trHeight w:hRule="exact" w:val="725"/>
        </w:trPr>
        <w:tc>
          <w:tcPr>
            <w:tcW w:w="4199" w:type="dxa"/>
          </w:tcPr>
          <w:p w14:paraId="3F4B1140" w14:textId="77777777" w:rsidR="00656154" w:rsidDel="007548A6" w:rsidRDefault="00CE621D">
            <w:pPr>
              <w:pStyle w:val="TableParagraph"/>
              <w:spacing w:line="219" w:lineRule="exact"/>
              <w:rPr>
                <w:moveFrom w:id="102" w:author="Laura Jensen" w:date="2018-11-13T09:39:00Z"/>
                <w:sz w:val="20"/>
              </w:rPr>
            </w:pPr>
            <w:moveFrom w:id="103" w:author="Laura Jensen" w:date="2018-11-13T09:39:00Z">
              <w:r w:rsidDel="007548A6">
                <w:rPr>
                  <w:sz w:val="20"/>
                </w:rPr>
                <w:t>Potential  impacts  of  RFI  excision  on   data</w:t>
              </w:r>
            </w:moveFrom>
          </w:p>
          <w:p w14:paraId="3DE194CC" w14:textId="77777777" w:rsidR="00656154" w:rsidDel="007548A6" w:rsidRDefault="00CE621D">
            <w:pPr>
              <w:pStyle w:val="TableParagraph"/>
              <w:spacing w:line="244" w:lineRule="exact"/>
              <w:rPr>
                <w:moveFrom w:id="104" w:author="Laura Jensen" w:date="2018-11-13T09:39:00Z"/>
                <w:sz w:val="20"/>
              </w:rPr>
            </w:pPr>
            <w:moveFrom w:id="105" w:author="Laura Jensen" w:date="2018-11-13T09:39:00Z">
              <w:r w:rsidDel="007548A6">
                <w:rPr>
                  <w:sz w:val="20"/>
                </w:rPr>
                <w:t>products</w:t>
              </w:r>
            </w:moveFrom>
          </w:p>
        </w:tc>
        <w:tc>
          <w:tcPr>
            <w:tcW w:w="999" w:type="dxa"/>
          </w:tcPr>
          <w:p w14:paraId="12163A11" w14:textId="77777777" w:rsidR="00656154" w:rsidDel="007548A6" w:rsidRDefault="00CE621D">
            <w:pPr>
              <w:pStyle w:val="TableParagraph"/>
              <w:spacing w:line="224" w:lineRule="exact"/>
              <w:ind w:left="94" w:right="94"/>
              <w:jc w:val="center"/>
              <w:rPr>
                <w:moveFrom w:id="106" w:author="Laura Jensen" w:date="2018-11-13T09:39:00Z"/>
                <w:sz w:val="20"/>
              </w:rPr>
            </w:pPr>
            <w:moveFrom w:id="107" w:author="Laura Jensen" w:date="2018-11-13T09:39:00Z">
              <w:r w:rsidDel="007548A6">
                <w:rPr>
                  <w:sz w:val="20"/>
                </w:rPr>
                <w:t>Medium</w:t>
              </w:r>
            </w:moveFrom>
          </w:p>
        </w:tc>
        <w:tc>
          <w:tcPr>
            <w:tcW w:w="4199" w:type="dxa"/>
          </w:tcPr>
          <w:p w14:paraId="79BE5D7D" w14:textId="77777777" w:rsidR="00656154" w:rsidDel="007548A6" w:rsidRDefault="00CE621D">
            <w:pPr>
              <w:pStyle w:val="TableParagraph"/>
              <w:spacing w:line="219" w:lineRule="exact"/>
              <w:rPr>
                <w:moveFrom w:id="108" w:author="Laura Jensen" w:date="2018-11-13T09:39:00Z"/>
                <w:sz w:val="20"/>
              </w:rPr>
            </w:pPr>
            <w:moveFrom w:id="109" w:author="Laura Jensen" w:date="2018-11-13T09:39:00Z">
              <w:r w:rsidDel="007548A6">
                <w:rPr>
                  <w:sz w:val="20"/>
                </w:rPr>
                <w:t>RFI  excision  algorithms  will  be  systemati-</w:t>
              </w:r>
            </w:moveFrom>
          </w:p>
          <w:p w14:paraId="171570E9" w14:textId="77777777" w:rsidR="00656154" w:rsidDel="007548A6" w:rsidRDefault="00CE621D">
            <w:pPr>
              <w:pStyle w:val="TableParagraph"/>
              <w:spacing w:before="3" w:line="230" w:lineRule="auto"/>
              <w:rPr>
                <w:moveFrom w:id="110" w:author="Laura Jensen" w:date="2018-11-13T09:39:00Z"/>
                <w:sz w:val="20"/>
              </w:rPr>
            </w:pPr>
            <w:moveFrom w:id="111" w:author="Laura Jensen" w:date="2018-11-13T09:39:00Z">
              <w:r w:rsidDel="007548A6">
                <w:rPr>
                  <w:sz w:val="20"/>
                </w:rPr>
                <w:t>cally tested. Detailed comparisons to pre- excised data will be conducted.</w:t>
              </w:r>
            </w:moveFrom>
          </w:p>
        </w:tc>
      </w:tr>
      <w:tr w:rsidR="00656154" w:rsidDel="007548A6" w14:paraId="3908BA61" w14:textId="77777777">
        <w:trPr>
          <w:trHeight w:hRule="exact" w:val="725"/>
        </w:trPr>
        <w:tc>
          <w:tcPr>
            <w:tcW w:w="4199" w:type="dxa"/>
          </w:tcPr>
          <w:p w14:paraId="106DCBE7" w14:textId="77777777" w:rsidR="00656154" w:rsidDel="007548A6" w:rsidRDefault="00CE621D">
            <w:pPr>
              <w:pStyle w:val="TableParagraph"/>
              <w:spacing w:line="219" w:lineRule="exact"/>
              <w:rPr>
                <w:moveFrom w:id="112" w:author="Laura Jensen" w:date="2018-11-13T09:39:00Z"/>
                <w:sz w:val="20"/>
              </w:rPr>
            </w:pPr>
            <w:moveFrom w:id="113" w:author="Laura Jensen" w:date="2018-11-13T09:39:00Z">
              <w:r w:rsidDel="007548A6">
                <w:rPr>
                  <w:sz w:val="20"/>
                </w:rPr>
                <w:t>Alignment of GBO digitization efforts   with</w:t>
              </w:r>
            </w:moveFrom>
          </w:p>
          <w:p w14:paraId="5F341556" w14:textId="77777777" w:rsidR="00656154" w:rsidDel="007548A6" w:rsidRDefault="00CE621D">
            <w:pPr>
              <w:pStyle w:val="TableParagraph"/>
              <w:spacing w:line="244" w:lineRule="exact"/>
              <w:rPr>
                <w:moveFrom w:id="114" w:author="Laura Jensen" w:date="2018-11-13T09:39:00Z"/>
                <w:sz w:val="20"/>
              </w:rPr>
            </w:pPr>
            <w:moveFrom w:id="115" w:author="Laura Jensen" w:date="2018-11-13T09:39:00Z">
              <w:r w:rsidDel="007548A6">
                <w:rPr>
                  <w:sz w:val="20"/>
                </w:rPr>
                <w:t>CASPER</w:t>
              </w:r>
            </w:moveFrom>
          </w:p>
        </w:tc>
        <w:tc>
          <w:tcPr>
            <w:tcW w:w="999" w:type="dxa"/>
          </w:tcPr>
          <w:p w14:paraId="6C237BD3" w14:textId="77777777" w:rsidR="00656154" w:rsidDel="007548A6" w:rsidRDefault="00CE621D">
            <w:pPr>
              <w:pStyle w:val="TableParagraph"/>
              <w:spacing w:line="224" w:lineRule="exact"/>
              <w:ind w:left="94" w:right="94"/>
              <w:jc w:val="center"/>
              <w:rPr>
                <w:moveFrom w:id="116" w:author="Laura Jensen" w:date="2018-11-13T09:39:00Z"/>
                <w:sz w:val="20"/>
              </w:rPr>
            </w:pPr>
            <w:moveFrom w:id="117" w:author="Laura Jensen" w:date="2018-11-13T09:39:00Z">
              <w:r w:rsidDel="007548A6">
                <w:rPr>
                  <w:sz w:val="20"/>
                </w:rPr>
                <w:t>Medium</w:t>
              </w:r>
            </w:moveFrom>
          </w:p>
        </w:tc>
        <w:tc>
          <w:tcPr>
            <w:tcW w:w="4199" w:type="dxa"/>
          </w:tcPr>
          <w:p w14:paraId="285249F6" w14:textId="77777777" w:rsidR="00656154" w:rsidDel="007548A6" w:rsidRDefault="00CE621D">
            <w:pPr>
              <w:pStyle w:val="TableParagraph"/>
              <w:spacing w:line="219" w:lineRule="exact"/>
              <w:rPr>
                <w:moveFrom w:id="118" w:author="Laura Jensen" w:date="2018-11-13T09:39:00Z"/>
                <w:sz w:val="20"/>
              </w:rPr>
            </w:pPr>
            <w:moveFrom w:id="119" w:author="Laura Jensen" w:date="2018-11-13T09:39:00Z">
              <w:r w:rsidDel="007548A6">
                <w:rPr>
                  <w:sz w:val="20"/>
                </w:rPr>
                <w:t>The CASPER team at UCB is a    collaborator</w:t>
              </w:r>
            </w:moveFrom>
          </w:p>
          <w:p w14:paraId="77EC2307" w14:textId="77777777" w:rsidR="00656154" w:rsidDel="007548A6" w:rsidRDefault="00CE621D">
            <w:pPr>
              <w:pStyle w:val="TableParagraph"/>
              <w:spacing w:before="3" w:line="230" w:lineRule="auto"/>
              <w:rPr>
                <w:moveFrom w:id="120" w:author="Laura Jensen" w:date="2018-11-13T09:39:00Z"/>
                <w:sz w:val="20"/>
              </w:rPr>
            </w:pPr>
            <w:moveFrom w:id="121" w:author="Laura Jensen" w:date="2018-11-13T09:39:00Z">
              <w:r w:rsidDel="007548A6">
                <w:rPr>
                  <w:sz w:val="20"/>
                </w:rPr>
                <w:t>on the project, building on past collabora- tions.</w:t>
              </w:r>
            </w:moveFrom>
          </w:p>
        </w:tc>
      </w:tr>
    </w:tbl>
    <w:p w14:paraId="1EE2F860" w14:textId="77777777" w:rsidR="00656154" w:rsidDel="007548A6" w:rsidRDefault="00656154">
      <w:pPr>
        <w:pStyle w:val="BodyText"/>
        <w:spacing w:before="4" w:line="240" w:lineRule="auto"/>
        <w:jc w:val="left"/>
        <w:rPr>
          <w:moveFrom w:id="122" w:author="Laura Jensen" w:date="2018-11-13T09:39:00Z"/>
          <w:sz w:val="29"/>
        </w:rPr>
      </w:pPr>
    </w:p>
    <w:moveFromRangeEnd w:id="64"/>
    <w:p w14:paraId="045F4C40" w14:textId="6AACFBAE" w:rsidR="00656154" w:rsidRDefault="007B219B">
      <w:pPr>
        <w:pStyle w:val="BodyText"/>
        <w:spacing w:before="1"/>
        <w:ind w:left="598" w:right="106"/>
      </w:pPr>
      <w:r>
        <w:pict w14:anchorId="13A3DB57">
          <v:shape id="_x0000_s1032" type="#_x0000_t202" style="position:absolute;left:0;text-align:left;margin-left:86.95pt;margin-top:1.95pt;width:5pt;height:17.3pt;z-index:251662336;mso-position-horizontal-relative:page" filled="f" stroked="f">
            <v:textbox inset="0,0,0,0">
              <w:txbxContent>
                <w:p w14:paraId="0D8AC404"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Sue Ann Heatherly (GBO) will </w:t>
      </w:r>
      <w:del w:id="123" w:author="Laura Jensen" w:date="2018-11-13T10:48:00Z">
        <w:r w:rsidR="00CE621D" w:rsidRPr="00C22B83" w:rsidDel="00C22B83">
          <w:rPr>
            <w:highlight w:val="yellow"/>
            <w:rPrChange w:id="124" w:author="Laura Jensen" w:date="2018-11-13T10:48:00Z">
              <w:rPr/>
            </w:rPrChange>
          </w:rPr>
          <w:delText>be an unfunded collaborator and will</w:delText>
        </w:r>
        <w:r w:rsidR="00CE621D" w:rsidDel="00C22B83">
          <w:delText xml:space="preserve"> </w:delText>
        </w:r>
      </w:del>
      <w:r w:rsidR="00CE621D">
        <w:t>oversee the two-week summer internship program. She is the education officer for GBO and a PI on the NSF-INCLUDES First 2 Network.</w:t>
      </w:r>
    </w:p>
    <w:p w14:paraId="56FCF0C4" w14:textId="77777777" w:rsidR="00656154" w:rsidRDefault="007B219B">
      <w:pPr>
        <w:pStyle w:val="BodyText"/>
        <w:ind w:left="598" w:right="106"/>
      </w:pPr>
      <w:r>
        <w:pict w14:anchorId="10224C29">
          <v:shape id="_x0000_s1031" type="#_x0000_t202" style="position:absolute;left:0;text-align:left;margin-left:86.95pt;margin-top:1.9pt;width:5pt;height:17.3pt;z-index:251663360;mso-position-horizontal-relative:page" filled="f" stroked="f">
            <v:textbox inset="0,0,0,0">
              <w:txbxContent>
                <w:p w14:paraId="371D9158"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A UCB undergraduate student will be funded for a summer research experience, and will work with the full team with a likely focus on implementing the RFI excision algorithms.</w:t>
      </w:r>
    </w:p>
    <w:p w14:paraId="40AD6DEA" w14:textId="77777777" w:rsidR="00656154" w:rsidRDefault="00656154">
      <w:pPr>
        <w:pStyle w:val="BodyText"/>
        <w:spacing w:before="6" w:line="240" w:lineRule="auto"/>
        <w:jc w:val="left"/>
        <w:rPr>
          <w:sz w:val="17"/>
        </w:rPr>
      </w:pPr>
    </w:p>
    <w:p w14:paraId="585E7443" w14:textId="77777777" w:rsidR="00656154" w:rsidRDefault="00CE621D">
      <w:pPr>
        <w:pStyle w:val="Heading3"/>
        <w:numPr>
          <w:ilvl w:val="1"/>
          <w:numId w:val="3"/>
        </w:numPr>
        <w:tabs>
          <w:tab w:val="left" w:pos="499"/>
        </w:tabs>
        <w:ind w:hanging="398"/>
        <w:jc w:val="both"/>
      </w:pPr>
      <w:r>
        <w:t>Project</w:t>
      </w:r>
      <w:r>
        <w:rPr>
          <w:spacing w:val="-20"/>
        </w:rPr>
        <w:t xml:space="preserve"> </w:t>
      </w:r>
      <w:r>
        <w:t>Organization</w:t>
      </w:r>
    </w:p>
    <w:p w14:paraId="3A9F0868" w14:textId="77777777" w:rsidR="00656154" w:rsidRDefault="00CE621D">
      <w:pPr>
        <w:pStyle w:val="BodyText"/>
        <w:spacing w:before="174"/>
        <w:ind w:left="100" w:right="106"/>
      </w:pPr>
      <w:r>
        <w:t>The</w:t>
      </w:r>
      <w:r>
        <w:rPr>
          <w:spacing w:val="-8"/>
        </w:rPr>
        <w:t xml:space="preserve"> </w:t>
      </w:r>
      <w:r>
        <w:t>UWB</w:t>
      </w:r>
      <w:r>
        <w:rPr>
          <w:spacing w:val="-8"/>
        </w:rPr>
        <w:t xml:space="preserve"> </w:t>
      </w:r>
      <w:r>
        <w:t>DSP</w:t>
      </w:r>
      <w:r>
        <w:rPr>
          <w:spacing w:val="-8"/>
        </w:rPr>
        <w:t xml:space="preserve"> </w:t>
      </w:r>
      <w:r>
        <w:t>project</w:t>
      </w:r>
      <w:r>
        <w:rPr>
          <w:spacing w:val="-8"/>
        </w:rPr>
        <w:t xml:space="preserve"> </w:t>
      </w:r>
      <w:r>
        <w:t>will</w:t>
      </w:r>
      <w:r>
        <w:rPr>
          <w:spacing w:val="-8"/>
        </w:rPr>
        <w:t xml:space="preserve"> </w:t>
      </w:r>
      <w:r>
        <w:t>be</w:t>
      </w:r>
      <w:r>
        <w:rPr>
          <w:spacing w:val="-8"/>
        </w:rPr>
        <w:t xml:space="preserve"> </w:t>
      </w:r>
      <w:r>
        <w:t>managed</w:t>
      </w:r>
      <w:r>
        <w:rPr>
          <w:spacing w:val="-8"/>
        </w:rPr>
        <w:t xml:space="preserve"> </w:t>
      </w:r>
      <w:r>
        <w:t>using</w:t>
      </w:r>
      <w:r>
        <w:rPr>
          <w:spacing w:val="-8"/>
        </w:rPr>
        <w:t xml:space="preserve"> </w:t>
      </w:r>
      <w:r>
        <w:t>documented</w:t>
      </w:r>
      <w:r>
        <w:rPr>
          <w:spacing w:val="-8"/>
        </w:rPr>
        <w:t xml:space="preserve"> </w:t>
      </w:r>
      <w:r>
        <w:t>GBO</w:t>
      </w:r>
      <w:r>
        <w:rPr>
          <w:spacing w:val="-8"/>
        </w:rPr>
        <w:t xml:space="preserve"> </w:t>
      </w:r>
      <w:r>
        <w:t>budget</w:t>
      </w:r>
      <w:r>
        <w:rPr>
          <w:spacing w:val="-8"/>
        </w:rPr>
        <w:t xml:space="preserve"> </w:t>
      </w:r>
      <w:r>
        <w:t>management,</w:t>
      </w:r>
      <w:r>
        <w:rPr>
          <w:spacing w:val="-7"/>
        </w:rPr>
        <w:t xml:space="preserve"> </w:t>
      </w:r>
      <w:r>
        <w:t>project</w:t>
      </w:r>
      <w:r>
        <w:rPr>
          <w:spacing w:val="-8"/>
        </w:rPr>
        <w:t xml:space="preserve"> </w:t>
      </w:r>
      <w:r>
        <w:t>management, and</w:t>
      </w:r>
      <w:r>
        <w:rPr>
          <w:spacing w:val="-14"/>
        </w:rPr>
        <w:t xml:space="preserve"> </w:t>
      </w:r>
      <w:r>
        <w:t>systems</w:t>
      </w:r>
      <w:r>
        <w:rPr>
          <w:spacing w:val="-14"/>
        </w:rPr>
        <w:t xml:space="preserve"> </w:t>
      </w:r>
      <w:r>
        <w:t>engineering</w:t>
      </w:r>
      <w:r>
        <w:rPr>
          <w:spacing w:val="-14"/>
        </w:rPr>
        <w:t xml:space="preserve"> </w:t>
      </w:r>
      <w:r>
        <w:t>processes</w:t>
      </w:r>
      <w:r>
        <w:rPr>
          <w:spacing w:val="-14"/>
        </w:rPr>
        <w:t xml:space="preserve"> </w:t>
      </w:r>
      <w:r>
        <w:t>developed</w:t>
      </w:r>
      <w:r>
        <w:rPr>
          <w:spacing w:val="-14"/>
        </w:rPr>
        <w:t xml:space="preserve"> </w:t>
      </w:r>
      <w:r>
        <w:t>in</w:t>
      </w:r>
      <w:r>
        <w:rPr>
          <w:spacing w:val="-14"/>
        </w:rPr>
        <w:t xml:space="preserve"> </w:t>
      </w:r>
      <w:r>
        <w:t>adherence</w:t>
      </w:r>
      <w:r>
        <w:rPr>
          <w:spacing w:val="-14"/>
        </w:rPr>
        <w:t xml:space="preserve"> </w:t>
      </w:r>
      <w:r>
        <w:t>with</w:t>
      </w:r>
      <w:r>
        <w:rPr>
          <w:spacing w:val="-14"/>
        </w:rPr>
        <w:t xml:space="preserve"> </w:t>
      </w:r>
      <w:r>
        <w:t>NSF</w:t>
      </w:r>
      <w:r>
        <w:rPr>
          <w:spacing w:val="-14"/>
        </w:rPr>
        <w:t xml:space="preserve"> </w:t>
      </w:r>
      <w:r>
        <w:t>requirements</w:t>
      </w:r>
      <w:r>
        <w:rPr>
          <w:spacing w:val="-14"/>
        </w:rPr>
        <w:t xml:space="preserve"> </w:t>
      </w:r>
      <w:r>
        <w:t>as</w:t>
      </w:r>
      <w:r>
        <w:rPr>
          <w:spacing w:val="-14"/>
        </w:rPr>
        <w:t xml:space="preserve"> </w:t>
      </w:r>
      <w:r>
        <w:t>per</w:t>
      </w:r>
      <w:r>
        <w:rPr>
          <w:spacing w:val="-14"/>
        </w:rPr>
        <w:t xml:space="preserve"> </w:t>
      </w:r>
      <w:r>
        <w:t>its</w:t>
      </w:r>
      <w:r>
        <w:rPr>
          <w:spacing w:val="-14"/>
        </w:rPr>
        <w:t xml:space="preserve"> </w:t>
      </w:r>
      <w:r>
        <w:t>Large</w:t>
      </w:r>
      <w:r>
        <w:rPr>
          <w:spacing w:val="-14"/>
        </w:rPr>
        <w:t xml:space="preserve"> </w:t>
      </w:r>
      <w:r>
        <w:t xml:space="preserve">Facilities Manual (NSF 17-066, March 2017). Experienced GBO program managers will coordinate, track, and report on activities from a project and programmatic </w:t>
      </w:r>
      <w:r>
        <w:rPr>
          <w:spacing w:val="-4"/>
        </w:rPr>
        <w:t xml:space="preserve">view. </w:t>
      </w:r>
      <w:r>
        <w:t>Scope, schedule, costs, and risks will be managed by GBO program</w:t>
      </w:r>
      <w:r>
        <w:rPr>
          <w:spacing w:val="-14"/>
        </w:rPr>
        <w:t xml:space="preserve"> </w:t>
      </w:r>
      <w:r>
        <w:t>managers.</w:t>
      </w:r>
    </w:p>
    <w:p w14:paraId="02123E00" w14:textId="77777777" w:rsidR="00656154" w:rsidRDefault="00CE621D">
      <w:pPr>
        <w:pStyle w:val="BodyText"/>
        <w:spacing w:before="98"/>
        <w:ind w:left="100" w:right="106"/>
      </w:pPr>
      <w:r>
        <w:t>GBO</w:t>
      </w:r>
      <w:r>
        <w:rPr>
          <w:spacing w:val="-6"/>
        </w:rPr>
        <w:t xml:space="preserve"> </w:t>
      </w:r>
      <w:r>
        <w:t>and</w:t>
      </w:r>
      <w:r>
        <w:rPr>
          <w:spacing w:val="-6"/>
        </w:rPr>
        <w:t xml:space="preserve"> </w:t>
      </w:r>
      <w:r>
        <w:t>UCB</w:t>
      </w:r>
      <w:r>
        <w:rPr>
          <w:spacing w:val="-6"/>
        </w:rPr>
        <w:t xml:space="preserve"> </w:t>
      </w:r>
      <w:r>
        <w:t>have</w:t>
      </w:r>
      <w:r>
        <w:rPr>
          <w:spacing w:val="-6"/>
        </w:rPr>
        <w:t xml:space="preserve"> </w:t>
      </w:r>
      <w:r>
        <w:t>collaborated</w:t>
      </w:r>
      <w:r>
        <w:rPr>
          <w:spacing w:val="-6"/>
        </w:rPr>
        <w:t xml:space="preserve"> </w:t>
      </w:r>
      <w:r>
        <w:t>successfully</w:t>
      </w:r>
      <w:r>
        <w:rPr>
          <w:spacing w:val="-6"/>
        </w:rPr>
        <w:t xml:space="preserve"> </w:t>
      </w:r>
      <w:r>
        <w:t>on</w:t>
      </w:r>
      <w:r>
        <w:rPr>
          <w:spacing w:val="-6"/>
        </w:rPr>
        <w:t xml:space="preserve"> </w:t>
      </w:r>
      <w:r>
        <w:t>many</w:t>
      </w:r>
      <w:r>
        <w:rPr>
          <w:spacing w:val="-6"/>
        </w:rPr>
        <w:t xml:space="preserve"> </w:t>
      </w:r>
      <w:r>
        <w:t>projects</w:t>
      </w:r>
      <w:r>
        <w:rPr>
          <w:spacing w:val="-6"/>
        </w:rPr>
        <w:t xml:space="preserve"> </w:t>
      </w:r>
      <w:r>
        <w:t>over</w:t>
      </w:r>
      <w:r>
        <w:rPr>
          <w:spacing w:val="-6"/>
        </w:rPr>
        <w:t xml:space="preserve"> </w:t>
      </w:r>
      <w:r>
        <w:t>a</w:t>
      </w:r>
      <w:r>
        <w:rPr>
          <w:spacing w:val="-6"/>
        </w:rPr>
        <w:t xml:space="preserve"> </w:t>
      </w:r>
      <w:r>
        <w:t>number</w:t>
      </w:r>
      <w:r>
        <w:rPr>
          <w:spacing w:val="-6"/>
        </w:rPr>
        <w:t xml:space="preserve"> </w:t>
      </w:r>
      <w:r>
        <w:t>of</w:t>
      </w:r>
      <w:r>
        <w:rPr>
          <w:spacing w:val="-6"/>
        </w:rPr>
        <w:t xml:space="preserve"> </w:t>
      </w:r>
      <w:r>
        <w:t>years,</w:t>
      </w:r>
      <w:r>
        <w:rPr>
          <w:spacing w:val="-6"/>
        </w:rPr>
        <w:t xml:space="preserve"> </w:t>
      </w:r>
      <w:r>
        <w:t>and</w:t>
      </w:r>
      <w:r>
        <w:rPr>
          <w:spacing w:val="-6"/>
        </w:rPr>
        <w:t xml:space="preserve"> </w:t>
      </w:r>
      <w:r>
        <w:t>the</w:t>
      </w:r>
      <w:r>
        <w:rPr>
          <w:spacing w:val="-6"/>
        </w:rPr>
        <w:t xml:space="preserve"> </w:t>
      </w:r>
      <w:r>
        <w:t>project</w:t>
      </w:r>
      <w:r>
        <w:rPr>
          <w:spacing w:val="-6"/>
        </w:rPr>
        <w:t xml:space="preserve"> </w:t>
      </w:r>
      <w:r>
        <w:t xml:space="preserve">will benefit from established coordination mechanisms. Full project team teleconferences will be held </w:t>
      </w:r>
      <w:r>
        <w:rPr>
          <w:spacing w:val="-3"/>
        </w:rPr>
        <w:t xml:space="preserve">monthly, </w:t>
      </w:r>
      <w:r>
        <w:t>and</w:t>
      </w:r>
      <w:r>
        <w:rPr>
          <w:spacing w:val="-5"/>
        </w:rPr>
        <w:t xml:space="preserve"> </w:t>
      </w:r>
      <w:r>
        <w:t>face-to-face</w:t>
      </w:r>
      <w:r>
        <w:rPr>
          <w:spacing w:val="-5"/>
        </w:rPr>
        <w:t xml:space="preserve"> </w:t>
      </w:r>
      <w:r>
        <w:t>meetings</w:t>
      </w:r>
      <w:r>
        <w:rPr>
          <w:spacing w:val="-5"/>
        </w:rPr>
        <w:t xml:space="preserve"> </w:t>
      </w:r>
      <w:r>
        <w:t>and</w:t>
      </w:r>
      <w:r>
        <w:rPr>
          <w:spacing w:val="-5"/>
        </w:rPr>
        <w:t xml:space="preserve"> </w:t>
      </w:r>
      <w:r>
        <w:t>short</w:t>
      </w:r>
      <w:r>
        <w:rPr>
          <w:spacing w:val="-5"/>
        </w:rPr>
        <w:t xml:space="preserve"> </w:t>
      </w:r>
      <w:r>
        <w:t>working</w:t>
      </w:r>
      <w:r>
        <w:rPr>
          <w:spacing w:val="-5"/>
        </w:rPr>
        <w:t xml:space="preserve"> </w:t>
      </w:r>
      <w:r>
        <w:t>sessions</w:t>
      </w:r>
      <w:r>
        <w:rPr>
          <w:spacing w:val="-5"/>
        </w:rPr>
        <w:t xml:space="preserve"> </w:t>
      </w:r>
      <w:r>
        <w:t>will</w:t>
      </w:r>
      <w:r>
        <w:rPr>
          <w:spacing w:val="-5"/>
        </w:rPr>
        <w:t xml:space="preserve"> </w:t>
      </w:r>
      <w:r>
        <w:t>be</w:t>
      </w:r>
      <w:r>
        <w:rPr>
          <w:spacing w:val="-5"/>
        </w:rPr>
        <w:t xml:space="preserve"> </w:t>
      </w:r>
      <w:r>
        <w:t>scheduled</w:t>
      </w:r>
      <w:r>
        <w:rPr>
          <w:spacing w:val="-5"/>
        </w:rPr>
        <w:t xml:space="preserve"> </w:t>
      </w:r>
      <w:r>
        <w:t>as</w:t>
      </w:r>
      <w:r>
        <w:rPr>
          <w:spacing w:val="-5"/>
        </w:rPr>
        <w:t xml:space="preserve"> </w:t>
      </w:r>
      <w:r>
        <w:t>required.</w:t>
      </w:r>
    </w:p>
    <w:p w14:paraId="10E12CAB" w14:textId="77777777" w:rsidR="00656154" w:rsidRDefault="00656154">
      <w:pPr>
        <w:pStyle w:val="BodyText"/>
        <w:spacing w:line="240" w:lineRule="auto"/>
        <w:jc w:val="left"/>
        <w:rPr>
          <w:sz w:val="18"/>
        </w:rPr>
      </w:pPr>
    </w:p>
    <w:p w14:paraId="297B451C" w14:textId="77777777" w:rsidR="00656154" w:rsidRDefault="00CE621D">
      <w:pPr>
        <w:pStyle w:val="Heading2"/>
        <w:numPr>
          <w:ilvl w:val="0"/>
          <w:numId w:val="3"/>
        </w:numPr>
        <w:tabs>
          <w:tab w:val="left" w:pos="512"/>
        </w:tabs>
        <w:ind w:left="511" w:hanging="411"/>
        <w:jc w:val="both"/>
      </w:pPr>
      <w:r>
        <w:t>Risk</w:t>
      </w:r>
      <w:r>
        <w:rPr>
          <w:spacing w:val="-9"/>
        </w:rPr>
        <w:t xml:space="preserve"> </w:t>
      </w:r>
      <w:r>
        <w:t>Management</w:t>
      </w:r>
    </w:p>
    <w:p w14:paraId="79171B5C" w14:textId="77777777" w:rsidR="00656154" w:rsidRDefault="00CE621D">
      <w:pPr>
        <w:pStyle w:val="BodyText"/>
        <w:spacing w:before="132"/>
        <w:ind w:left="100" w:right="106"/>
      </w:pPr>
      <w:r>
        <w:t>Our</w:t>
      </w:r>
      <w:r>
        <w:rPr>
          <w:spacing w:val="-5"/>
        </w:rPr>
        <w:t xml:space="preserve"> </w:t>
      </w:r>
      <w:r>
        <w:t>risk</w:t>
      </w:r>
      <w:r>
        <w:rPr>
          <w:spacing w:val="-5"/>
        </w:rPr>
        <w:t xml:space="preserve"> </w:t>
      </w:r>
      <w:r>
        <w:t>management</w:t>
      </w:r>
      <w:r>
        <w:rPr>
          <w:spacing w:val="-4"/>
        </w:rPr>
        <w:t xml:space="preserve"> </w:t>
      </w:r>
      <w:r>
        <w:t>plan</w:t>
      </w:r>
      <w:r>
        <w:rPr>
          <w:spacing w:val="-5"/>
        </w:rPr>
        <w:t xml:space="preserve"> </w:t>
      </w:r>
      <w:r>
        <w:t>identifies</w:t>
      </w:r>
      <w:r>
        <w:rPr>
          <w:spacing w:val="-5"/>
        </w:rPr>
        <w:t xml:space="preserve"> </w:t>
      </w:r>
      <w:r>
        <w:t>uncertainties</w:t>
      </w:r>
      <w:r>
        <w:rPr>
          <w:spacing w:val="-5"/>
        </w:rPr>
        <w:t xml:space="preserve"> </w:t>
      </w:r>
      <w:r>
        <w:t>in</w:t>
      </w:r>
      <w:r>
        <w:rPr>
          <w:spacing w:val="-5"/>
        </w:rPr>
        <w:t xml:space="preserve"> </w:t>
      </w:r>
      <w:r>
        <w:t>the</w:t>
      </w:r>
      <w:r>
        <w:rPr>
          <w:spacing w:val="-4"/>
        </w:rPr>
        <w:t xml:space="preserve"> </w:t>
      </w:r>
      <w:r>
        <w:t>project</w:t>
      </w:r>
      <w:r>
        <w:rPr>
          <w:spacing w:val="-4"/>
        </w:rPr>
        <w:t xml:space="preserve"> </w:t>
      </w:r>
      <w:r>
        <w:t>and</w:t>
      </w:r>
      <w:r>
        <w:rPr>
          <w:spacing w:val="-5"/>
        </w:rPr>
        <w:t xml:space="preserve"> </w:t>
      </w:r>
      <w:r>
        <w:t>mitigations</w:t>
      </w:r>
      <w:r>
        <w:rPr>
          <w:spacing w:val="-5"/>
        </w:rPr>
        <w:t xml:space="preserve"> </w:t>
      </w:r>
      <w:r>
        <w:t>to</w:t>
      </w:r>
      <w:r>
        <w:rPr>
          <w:spacing w:val="-5"/>
        </w:rPr>
        <w:t xml:space="preserve"> </w:t>
      </w:r>
      <w:r>
        <w:t>reduce</w:t>
      </w:r>
      <w:r>
        <w:rPr>
          <w:spacing w:val="-5"/>
        </w:rPr>
        <w:t xml:space="preserve"> </w:t>
      </w:r>
      <w:r>
        <w:t>loss,</w:t>
      </w:r>
      <w:r>
        <w:rPr>
          <w:spacing w:val="-4"/>
        </w:rPr>
        <w:t xml:space="preserve"> </w:t>
      </w:r>
      <w:r>
        <w:t>while</w:t>
      </w:r>
      <w:r>
        <w:rPr>
          <w:spacing w:val="-5"/>
        </w:rPr>
        <w:t xml:space="preserve"> </w:t>
      </w:r>
      <w:r>
        <w:t>iden- tifying</w:t>
      </w:r>
      <w:r>
        <w:rPr>
          <w:spacing w:val="-11"/>
        </w:rPr>
        <w:t xml:space="preserve"> </w:t>
      </w:r>
      <w:r>
        <w:t>and</w:t>
      </w:r>
      <w:r>
        <w:rPr>
          <w:spacing w:val="-11"/>
        </w:rPr>
        <w:t xml:space="preserve"> </w:t>
      </w:r>
      <w:r>
        <w:t>realizing</w:t>
      </w:r>
      <w:r>
        <w:rPr>
          <w:spacing w:val="-11"/>
        </w:rPr>
        <w:t xml:space="preserve"> </w:t>
      </w:r>
      <w:r>
        <w:t>opportunities.</w:t>
      </w:r>
      <w:r>
        <w:rPr>
          <w:spacing w:val="4"/>
        </w:rPr>
        <w:t xml:space="preserve"> </w:t>
      </w:r>
      <w:r>
        <w:t>As</w:t>
      </w:r>
      <w:r>
        <w:rPr>
          <w:spacing w:val="-11"/>
        </w:rPr>
        <w:t xml:space="preserve"> </w:t>
      </w:r>
      <w:r>
        <w:t>an</w:t>
      </w:r>
      <w:r>
        <w:rPr>
          <w:spacing w:val="-11"/>
        </w:rPr>
        <w:t xml:space="preserve"> </w:t>
      </w:r>
      <w:r>
        <w:t>R&amp;D</w:t>
      </w:r>
      <w:r>
        <w:rPr>
          <w:spacing w:val="-11"/>
        </w:rPr>
        <w:t xml:space="preserve"> </w:t>
      </w:r>
      <w:r>
        <w:t>effort</w:t>
      </w:r>
      <w:r>
        <w:rPr>
          <w:spacing w:val="-11"/>
        </w:rPr>
        <w:t xml:space="preserve"> </w:t>
      </w:r>
      <w:r>
        <w:t>using</w:t>
      </w:r>
      <w:r>
        <w:rPr>
          <w:spacing w:val="-11"/>
        </w:rPr>
        <w:t xml:space="preserve"> </w:t>
      </w:r>
      <w:r>
        <w:t>newly</w:t>
      </w:r>
      <w:r>
        <w:rPr>
          <w:spacing w:val="-11"/>
        </w:rPr>
        <w:t xml:space="preserve"> </w:t>
      </w:r>
      <w:r>
        <w:t>released</w:t>
      </w:r>
      <w:r>
        <w:rPr>
          <w:spacing w:val="-11"/>
        </w:rPr>
        <w:t xml:space="preserve"> </w:t>
      </w:r>
      <w:r>
        <w:t>technologies,</w:t>
      </w:r>
      <w:r>
        <w:rPr>
          <w:spacing w:val="-10"/>
        </w:rPr>
        <w:t xml:space="preserve"> </w:t>
      </w:r>
      <w:r>
        <w:t>there</w:t>
      </w:r>
      <w:r>
        <w:rPr>
          <w:spacing w:val="-11"/>
        </w:rPr>
        <w:t xml:space="preserve"> </w:t>
      </w:r>
      <w:r>
        <w:t>are</w:t>
      </w:r>
      <w:r>
        <w:rPr>
          <w:spacing w:val="-11"/>
        </w:rPr>
        <w:t xml:space="preserve"> </w:t>
      </w:r>
      <w:r>
        <w:t>a</w:t>
      </w:r>
      <w:r>
        <w:rPr>
          <w:spacing w:val="-11"/>
        </w:rPr>
        <w:t xml:space="preserve"> </w:t>
      </w:r>
      <w:r>
        <w:t>number of</w:t>
      </w:r>
      <w:r>
        <w:rPr>
          <w:spacing w:val="-8"/>
        </w:rPr>
        <w:t xml:space="preserve"> </w:t>
      </w:r>
      <w:r>
        <w:t>risks</w:t>
      </w:r>
      <w:r>
        <w:rPr>
          <w:spacing w:val="-8"/>
        </w:rPr>
        <w:t xml:space="preserve"> </w:t>
      </w:r>
      <w:r>
        <w:t>related</w:t>
      </w:r>
      <w:r>
        <w:rPr>
          <w:spacing w:val="-8"/>
        </w:rPr>
        <w:t xml:space="preserve"> </w:t>
      </w:r>
      <w:r>
        <w:t>to</w:t>
      </w:r>
      <w:r>
        <w:rPr>
          <w:spacing w:val="-9"/>
        </w:rPr>
        <w:t xml:space="preserve"> </w:t>
      </w:r>
      <w:r>
        <w:t>uncertainties</w:t>
      </w:r>
      <w:r>
        <w:rPr>
          <w:spacing w:val="-8"/>
        </w:rPr>
        <w:t xml:space="preserve"> </w:t>
      </w:r>
      <w:r>
        <w:t>that</w:t>
      </w:r>
      <w:r>
        <w:rPr>
          <w:spacing w:val="-8"/>
        </w:rPr>
        <w:t xml:space="preserve"> </w:t>
      </w:r>
      <w:r>
        <w:t>we</w:t>
      </w:r>
      <w:r>
        <w:rPr>
          <w:spacing w:val="-8"/>
        </w:rPr>
        <w:t xml:space="preserve"> </w:t>
      </w:r>
      <w:r>
        <w:t>will</w:t>
      </w:r>
      <w:r>
        <w:rPr>
          <w:spacing w:val="-8"/>
        </w:rPr>
        <w:t xml:space="preserve"> </w:t>
      </w:r>
      <w:r>
        <w:t>mitigate</w:t>
      </w:r>
      <w:r>
        <w:rPr>
          <w:spacing w:val="-8"/>
        </w:rPr>
        <w:t xml:space="preserve"> </w:t>
      </w:r>
      <w:r>
        <w:t>through</w:t>
      </w:r>
      <w:r>
        <w:rPr>
          <w:spacing w:val="-8"/>
        </w:rPr>
        <w:t xml:space="preserve"> </w:t>
      </w:r>
      <w:r>
        <w:t>systematic</w:t>
      </w:r>
      <w:r>
        <w:rPr>
          <w:spacing w:val="-9"/>
        </w:rPr>
        <w:t xml:space="preserve"> </w:t>
      </w:r>
      <w:r>
        <w:t>basic</w:t>
      </w:r>
      <w:r>
        <w:rPr>
          <w:spacing w:val="-8"/>
        </w:rPr>
        <w:t xml:space="preserve"> </w:t>
      </w:r>
      <w:r>
        <w:t>and</w:t>
      </w:r>
      <w:r>
        <w:rPr>
          <w:spacing w:val="-8"/>
        </w:rPr>
        <w:t xml:space="preserve"> </w:t>
      </w:r>
      <w:r>
        <w:t>applied</w:t>
      </w:r>
      <w:r>
        <w:rPr>
          <w:spacing w:val="-8"/>
        </w:rPr>
        <w:t xml:space="preserve"> </w:t>
      </w:r>
      <w:r>
        <w:t>research.</w:t>
      </w:r>
      <w:r>
        <w:rPr>
          <w:spacing w:val="6"/>
        </w:rPr>
        <w:t xml:space="preserve"> </w:t>
      </w:r>
      <w:r>
        <w:rPr>
          <w:spacing w:val="-10"/>
        </w:rPr>
        <w:t>We</w:t>
      </w:r>
      <w:r>
        <w:rPr>
          <w:spacing w:val="-8"/>
        </w:rPr>
        <w:t xml:space="preserve"> </w:t>
      </w:r>
      <w:r>
        <w:t>will apply</w:t>
      </w:r>
      <w:r>
        <w:rPr>
          <w:spacing w:val="-5"/>
        </w:rPr>
        <w:t xml:space="preserve"> </w:t>
      </w:r>
      <w:r>
        <w:t>iterative</w:t>
      </w:r>
      <w:r>
        <w:rPr>
          <w:spacing w:val="-5"/>
        </w:rPr>
        <w:t xml:space="preserve"> </w:t>
      </w:r>
      <w:r>
        <w:t>project</w:t>
      </w:r>
      <w:r>
        <w:rPr>
          <w:spacing w:val="-5"/>
        </w:rPr>
        <w:t xml:space="preserve"> </w:t>
      </w:r>
      <w:r>
        <w:t>management</w:t>
      </w:r>
      <w:r>
        <w:rPr>
          <w:spacing w:val="-5"/>
        </w:rPr>
        <w:t xml:space="preserve"> </w:t>
      </w:r>
      <w:r>
        <w:t>techniques,</w:t>
      </w:r>
      <w:r>
        <w:rPr>
          <w:spacing w:val="-5"/>
        </w:rPr>
        <w:t xml:space="preserve"> </w:t>
      </w:r>
      <w:r>
        <w:t>testing</w:t>
      </w:r>
      <w:r>
        <w:rPr>
          <w:spacing w:val="-5"/>
        </w:rPr>
        <w:t xml:space="preserve"> </w:t>
      </w:r>
      <w:r>
        <w:t>the</w:t>
      </w:r>
      <w:r>
        <w:rPr>
          <w:spacing w:val="-5"/>
        </w:rPr>
        <w:t xml:space="preserve"> </w:t>
      </w:r>
      <w:r>
        <w:t>highest</w:t>
      </w:r>
      <w:r>
        <w:rPr>
          <w:spacing w:val="-5"/>
        </w:rPr>
        <w:t xml:space="preserve"> </w:t>
      </w:r>
      <w:r>
        <w:t>risk</w:t>
      </w:r>
      <w:r>
        <w:rPr>
          <w:spacing w:val="-5"/>
        </w:rPr>
        <w:t xml:space="preserve"> </w:t>
      </w:r>
      <w:r>
        <w:t>items</w:t>
      </w:r>
      <w:r>
        <w:rPr>
          <w:spacing w:val="-5"/>
        </w:rPr>
        <w:t xml:space="preserve"> </w:t>
      </w:r>
      <w:r>
        <w:t>first.</w:t>
      </w:r>
      <w:r>
        <w:rPr>
          <w:spacing w:val="7"/>
        </w:rPr>
        <w:t xml:space="preserve"> </w:t>
      </w:r>
      <w:r>
        <w:t>If</w:t>
      </w:r>
      <w:r>
        <w:rPr>
          <w:spacing w:val="-5"/>
        </w:rPr>
        <w:t xml:space="preserve"> </w:t>
      </w:r>
      <w:r>
        <w:t>these</w:t>
      </w:r>
      <w:r>
        <w:rPr>
          <w:spacing w:val="-5"/>
        </w:rPr>
        <w:t xml:space="preserve"> </w:t>
      </w:r>
      <w:r>
        <w:t>tests</w:t>
      </w:r>
      <w:r>
        <w:rPr>
          <w:spacing w:val="-5"/>
        </w:rPr>
        <w:t xml:space="preserve"> </w:t>
      </w:r>
      <w:r>
        <w:t>are</w:t>
      </w:r>
      <w:r>
        <w:rPr>
          <w:spacing w:val="-5"/>
        </w:rPr>
        <w:t xml:space="preserve"> </w:t>
      </w:r>
      <w:r>
        <w:t xml:space="preserve">success- ful we will move on to next steps; otherwise we will reassess our approach </w:t>
      </w:r>
      <w:ins w:id="125" w:author="Laura Jensen" w:date="2018-11-13T09:39:00Z">
        <w:r w:rsidR="007548A6" w:rsidRPr="007548A6">
          <w:rPr>
            <w:highlight w:val="yellow"/>
            <w:rPrChange w:id="126" w:author="Laura Jensen" w:date="2018-11-13T09:39:00Z">
              <w:rPr/>
            </w:rPrChange>
          </w:rPr>
          <w:t>and</w:t>
        </w:r>
        <w:r w:rsidR="007548A6">
          <w:t xml:space="preserve"> </w:t>
        </w:r>
      </w:ins>
      <w:r>
        <w:t xml:space="preserve">develop new strategies. </w:t>
      </w:r>
      <w:r>
        <w:rPr>
          <w:spacing w:val="-4"/>
        </w:rPr>
        <w:t xml:space="preserve">Table </w:t>
      </w:r>
      <w:r>
        <w:t>4 summarizes the risks we have identified thus</w:t>
      </w:r>
      <w:r>
        <w:rPr>
          <w:spacing w:val="-25"/>
        </w:rPr>
        <w:t xml:space="preserve"> </w:t>
      </w:r>
      <w:r>
        <w:rPr>
          <w:spacing w:val="-4"/>
        </w:rPr>
        <w:t>far.</w:t>
      </w:r>
    </w:p>
    <w:p w14:paraId="0681909C" w14:textId="77777777" w:rsidR="00656154" w:rsidRDefault="00656154">
      <w:pPr>
        <w:pStyle w:val="BodyText"/>
        <w:spacing w:line="240" w:lineRule="auto"/>
        <w:jc w:val="left"/>
        <w:rPr>
          <w:ins w:id="127" w:author="Laura Jensen" w:date="2018-11-13T09:39:00Z"/>
          <w:sz w:val="18"/>
        </w:rPr>
      </w:pPr>
    </w:p>
    <w:p w14:paraId="339571A3" w14:textId="77777777" w:rsidR="007548A6" w:rsidRPr="007548A6" w:rsidRDefault="007548A6" w:rsidP="007548A6">
      <w:pPr>
        <w:pStyle w:val="BodyText"/>
        <w:spacing w:before="92" w:after="19" w:line="240" w:lineRule="auto"/>
        <w:ind w:left="2898"/>
        <w:jc w:val="left"/>
        <w:rPr>
          <w:moveTo w:id="128" w:author="Laura Jensen" w:date="2018-11-13T09:39:00Z"/>
          <w:highlight w:val="yellow"/>
          <w:rPrChange w:id="129" w:author="Laura Jensen" w:date="2018-11-13T09:39:00Z">
            <w:rPr>
              <w:moveTo w:id="130" w:author="Laura Jensen" w:date="2018-11-13T09:39:00Z"/>
            </w:rPr>
          </w:rPrChange>
        </w:rPr>
      </w:pPr>
      <w:moveToRangeStart w:id="131" w:author="Laura Jensen" w:date="2018-11-13T09:39:00Z" w:name="move529865297"/>
      <w:moveTo w:id="132" w:author="Laura Jensen" w:date="2018-11-13T09:39:00Z">
        <w:r w:rsidRPr="007548A6">
          <w:rPr>
            <w:highlight w:val="yellow"/>
            <w:rPrChange w:id="133" w:author="Laura Jensen" w:date="2018-11-13T09:39:00Z">
              <w:rPr/>
            </w:rPrChange>
          </w:rPr>
          <w:t>Table 4: Compressed View of Risk Register</w:t>
        </w:r>
      </w:moveTo>
    </w:p>
    <w:tbl>
      <w:tblPr>
        <w:tblW w:w="0" w:type="auto"/>
        <w:tblInd w:w="103"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199"/>
        <w:gridCol w:w="999"/>
        <w:gridCol w:w="4199"/>
      </w:tblGrid>
      <w:tr w:rsidR="007548A6" w:rsidRPr="007548A6" w14:paraId="296DCA24" w14:textId="77777777" w:rsidTr="00C708BC">
        <w:trPr>
          <w:trHeight w:hRule="exact" w:val="247"/>
        </w:trPr>
        <w:tc>
          <w:tcPr>
            <w:tcW w:w="4199" w:type="dxa"/>
          </w:tcPr>
          <w:p w14:paraId="07354034" w14:textId="77777777" w:rsidR="007548A6" w:rsidRPr="007548A6" w:rsidRDefault="007548A6" w:rsidP="00C708BC">
            <w:pPr>
              <w:pStyle w:val="TableParagraph"/>
              <w:spacing w:line="224" w:lineRule="exact"/>
              <w:rPr>
                <w:moveTo w:id="134" w:author="Laura Jensen" w:date="2018-11-13T09:39:00Z"/>
                <w:sz w:val="20"/>
                <w:highlight w:val="yellow"/>
                <w:rPrChange w:id="135" w:author="Laura Jensen" w:date="2018-11-13T09:39:00Z">
                  <w:rPr>
                    <w:moveTo w:id="136" w:author="Laura Jensen" w:date="2018-11-13T09:39:00Z"/>
                    <w:sz w:val="20"/>
                  </w:rPr>
                </w:rPrChange>
              </w:rPr>
            </w:pPr>
            <w:moveTo w:id="137" w:author="Laura Jensen" w:date="2018-11-13T09:39:00Z">
              <w:r w:rsidRPr="007548A6">
                <w:rPr>
                  <w:sz w:val="20"/>
                  <w:highlight w:val="yellow"/>
                  <w:rPrChange w:id="138" w:author="Laura Jensen" w:date="2018-11-13T09:39:00Z">
                    <w:rPr>
                      <w:sz w:val="20"/>
                    </w:rPr>
                  </w:rPrChange>
                </w:rPr>
                <w:t>Risk</w:t>
              </w:r>
            </w:moveTo>
          </w:p>
        </w:tc>
        <w:tc>
          <w:tcPr>
            <w:tcW w:w="999" w:type="dxa"/>
          </w:tcPr>
          <w:p w14:paraId="20ECB108" w14:textId="77777777" w:rsidR="007548A6" w:rsidRPr="007548A6" w:rsidRDefault="007548A6" w:rsidP="00C708BC">
            <w:pPr>
              <w:pStyle w:val="TableParagraph"/>
              <w:spacing w:line="224" w:lineRule="exact"/>
              <w:ind w:left="94" w:right="94"/>
              <w:jc w:val="center"/>
              <w:rPr>
                <w:moveTo w:id="139" w:author="Laura Jensen" w:date="2018-11-13T09:39:00Z"/>
                <w:sz w:val="20"/>
                <w:highlight w:val="yellow"/>
                <w:rPrChange w:id="140" w:author="Laura Jensen" w:date="2018-11-13T09:39:00Z">
                  <w:rPr>
                    <w:moveTo w:id="141" w:author="Laura Jensen" w:date="2018-11-13T09:39:00Z"/>
                    <w:sz w:val="20"/>
                  </w:rPr>
                </w:rPrChange>
              </w:rPr>
            </w:pPr>
            <w:moveTo w:id="142" w:author="Laura Jensen" w:date="2018-11-13T09:39:00Z">
              <w:r w:rsidRPr="007548A6">
                <w:rPr>
                  <w:sz w:val="20"/>
                  <w:highlight w:val="yellow"/>
                  <w:rPrChange w:id="143" w:author="Laura Jensen" w:date="2018-11-13T09:39:00Z">
                    <w:rPr>
                      <w:sz w:val="20"/>
                    </w:rPr>
                  </w:rPrChange>
                </w:rPr>
                <w:t>Rating</w:t>
              </w:r>
            </w:moveTo>
          </w:p>
        </w:tc>
        <w:tc>
          <w:tcPr>
            <w:tcW w:w="4199" w:type="dxa"/>
          </w:tcPr>
          <w:p w14:paraId="335044D7" w14:textId="77777777" w:rsidR="007548A6" w:rsidRPr="007548A6" w:rsidRDefault="007548A6" w:rsidP="00C708BC">
            <w:pPr>
              <w:pStyle w:val="TableParagraph"/>
              <w:spacing w:line="224" w:lineRule="exact"/>
              <w:rPr>
                <w:moveTo w:id="144" w:author="Laura Jensen" w:date="2018-11-13T09:39:00Z"/>
                <w:sz w:val="20"/>
                <w:highlight w:val="yellow"/>
                <w:rPrChange w:id="145" w:author="Laura Jensen" w:date="2018-11-13T09:39:00Z">
                  <w:rPr>
                    <w:moveTo w:id="146" w:author="Laura Jensen" w:date="2018-11-13T09:39:00Z"/>
                    <w:sz w:val="20"/>
                  </w:rPr>
                </w:rPrChange>
              </w:rPr>
            </w:pPr>
            <w:moveTo w:id="147" w:author="Laura Jensen" w:date="2018-11-13T09:39:00Z">
              <w:r w:rsidRPr="007548A6">
                <w:rPr>
                  <w:sz w:val="20"/>
                  <w:highlight w:val="yellow"/>
                  <w:rPrChange w:id="148" w:author="Laura Jensen" w:date="2018-11-13T09:39:00Z">
                    <w:rPr>
                      <w:sz w:val="20"/>
                    </w:rPr>
                  </w:rPrChange>
                </w:rPr>
                <w:t>Mitigation Strategy</w:t>
              </w:r>
            </w:moveTo>
          </w:p>
        </w:tc>
      </w:tr>
      <w:tr w:rsidR="007548A6" w:rsidRPr="007548A6" w14:paraId="7536BF9E" w14:textId="77777777" w:rsidTr="00C708BC">
        <w:trPr>
          <w:trHeight w:hRule="exact" w:val="725"/>
        </w:trPr>
        <w:tc>
          <w:tcPr>
            <w:tcW w:w="4199" w:type="dxa"/>
          </w:tcPr>
          <w:p w14:paraId="73F09F57" w14:textId="77777777" w:rsidR="007548A6" w:rsidRPr="007548A6" w:rsidRDefault="007548A6" w:rsidP="00C708BC">
            <w:pPr>
              <w:pStyle w:val="TableParagraph"/>
              <w:spacing w:line="219" w:lineRule="exact"/>
              <w:rPr>
                <w:moveTo w:id="149" w:author="Laura Jensen" w:date="2018-11-13T09:39:00Z"/>
                <w:sz w:val="20"/>
                <w:highlight w:val="yellow"/>
                <w:rPrChange w:id="150" w:author="Laura Jensen" w:date="2018-11-13T09:39:00Z">
                  <w:rPr>
                    <w:moveTo w:id="151" w:author="Laura Jensen" w:date="2018-11-13T09:39:00Z"/>
                    <w:sz w:val="20"/>
                  </w:rPr>
                </w:rPrChange>
              </w:rPr>
            </w:pPr>
            <w:moveTo w:id="152" w:author="Laura Jensen" w:date="2018-11-13T09:39:00Z">
              <w:r w:rsidRPr="007548A6">
                <w:rPr>
                  <w:sz w:val="20"/>
                  <w:highlight w:val="yellow"/>
                  <w:rPrChange w:id="153" w:author="Laura Jensen" w:date="2018-11-13T09:39:00Z">
                    <w:rPr>
                      <w:sz w:val="20"/>
                    </w:rPr>
                  </w:rPrChange>
                </w:rPr>
                <w:t>The integration of planned technologies  has</w:t>
              </w:r>
            </w:moveTo>
          </w:p>
          <w:p w14:paraId="711DCBC2" w14:textId="77777777" w:rsidR="007548A6" w:rsidRPr="007548A6" w:rsidRDefault="007548A6" w:rsidP="00C708BC">
            <w:pPr>
              <w:pStyle w:val="TableParagraph"/>
              <w:spacing w:before="3" w:line="230" w:lineRule="auto"/>
              <w:rPr>
                <w:moveTo w:id="154" w:author="Laura Jensen" w:date="2018-11-13T09:39:00Z"/>
                <w:sz w:val="20"/>
                <w:highlight w:val="yellow"/>
                <w:rPrChange w:id="155" w:author="Laura Jensen" w:date="2018-11-13T09:39:00Z">
                  <w:rPr>
                    <w:moveTo w:id="156" w:author="Laura Jensen" w:date="2018-11-13T09:39:00Z"/>
                    <w:sz w:val="20"/>
                  </w:rPr>
                </w:rPrChange>
              </w:rPr>
            </w:pPr>
            <w:moveTo w:id="157" w:author="Laura Jensen" w:date="2018-11-13T09:39:00Z">
              <w:r w:rsidRPr="007548A6">
                <w:rPr>
                  <w:sz w:val="20"/>
                  <w:highlight w:val="yellow"/>
                  <w:rPrChange w:id="158" w:author="Laura Jensen" w:date="2018-11-13T09:39:00Z">
                    <w:rPr>
                      <w:sz w:val="20"/>
                    </w:rPr>
                  </w:rPrChange>
                </w:rPr>
                <w:t>never been done before, so expected out- comes cannot be guaranteed</w:t>
              </w:r>
            </w:moveTo>
          </w:p>
        </w:tc>
        <w:tc>
          <w:tcPr>
            <w:tcW w:w="999" w:type="dxa"/>
          </w:tcPr>
          <w:p w14:paraId="1F1EB4C2" w14:textId="77777777" w:rsidR="007548A6" w:rsidRPr="007548A6" w:rsidRDefault="007548A6" w:rsidP="00C708BC">
            <w:pPr>
              <w:pStyle w:val="TableParagraph"/>
              <w:spacing w:line="224" w:lineRule="exact"/>
              <w:ind w:left="94" w:right="94"/>
              <w:jc w:val="center"/>
              <w:rPr>
                <w:moveTo w:id="159" w:author="Laura Jensen" w:date="2018-11-13T09:39:00Z"/>
                <w:sz w:val="20"/>
                <w:highlight w:val="yellow"/>
                <w:rPrChange w:id="160" w:author="Laura Jensen" w:date="2018-11-13T09:39:00Z">
                  <w:rPr>
                    <w:moveTo w:id="161" w:author="Laura Jensen" w:date="2018-11-13T09:39:00Z"/>
                    <w:sz w:val="20"/>
                  </w:rPr>
                </w:rPrChange>
              </w:rPr>
            </w:pPr>
            <w:moveTo w:id="162" w:author="Laura Jensen" w:date="2018-11-13T09:39:00Z">
              <w:r w:rsidRPr="007548A6">
                <w:rPr>
                  <w:sz w:val="20"/>
                  <w:highlight w:val="yellow"/>
                  <w:rPrChange w:id="163" w:author="Laura Jensen" w:date="2018-11-13T09:39:00Z">
                    <w:rPr>
                      <w:sz w:val="20"/>
                    </w:rPr>
                  </w:rPrChange>
                </w:rPr>
                <w:t>High</w:t>
              </w:r>
            </w:moveTo>
          </w:p>
        </w:tc>
        <w:tc>
          <w:tcPr>
            <w:tcW w:w="4199" w:type="dxa"/>
          </w:tcPr>
          <w:p w14:paraId="780943E0" w14:textId="77777777" w:rsidR="007548A6" w:rsidRPr="007548A6" w:rsidRDefault="007548A6" w:rsidP="00C708BC">
            <w:pPr>
              <w:pStyle w:val="TableParagraph"/>
              <w:spacing w:line="219" w:lineRule="exact"/>
              <w:rPr>
                <w:moveTo w:id="164" w:author="Laura Jensen" w:date="2018-11-13T09:39:00Z"/>
                <w:sz w:val="20"/>
                <w:highlight w:val="yellow"/>
                <w:rPrChange w:id="165" w:author="Laura Jensen" w:date="2018-11-13T09:39:00Z">
                  <w:rPr>
                    <w:moveTo w:id="166" w:author="Laura Jensen" w:date="2018-11-13T09:39:00Z"/>
                    <w:sz w:val="20"/>
                  </w:rPr>
                </w:rPrChange>
              </w:rPr>
            </w:pPr>
            <w:moveTo w:id="167" w:author="Laura Jensen" w:date="2018-11-13T09:39:00Z">
              <w:r w:rsidRPr="007548A6">
                <w:rPr>
                  <w:sz w:val="20"/>
                  <w:highlight w:val="yellow"/>
                  <w:rPrChange w:id="168" w:author="Laura Jensen" w:date="2018-11-13T09:39:00Z">
                    <w:rPr>
                      <w:sz w:val="20"/>
                    </w:rPr>
                  </w:rPrChange>
                </w:rPr>
                <w:t>A systematic approach with multiple    itera-</w:t>
              </w:r>
            </w:moveTo>
          </w:p>
          <w:p w14:paraId="167DDA92" w14:textId="77777777" w:rsidR="007548A6" w:rsidRPr="007548A6" w:rsidRDefault="007548A6" w:rsidP="00C708BC">
            <w:pPr>
              <w:pStyle w:val="TableParagraph"/>
              <w:spacing w:before="3" w:line="230" w:lineRule="auto"/>
              <w:ind w:right="32"/>
              <w:rPr>
                <w:moveTo w:id="169" w:author="Laura Jensen" w:date="2018-11-13T09:39:00Z"/>
                <w:sz w:val="20"/>
                <w:highlight w:val="yellow"/>
                <w:rPrChange w:id="170" w:author="Laura Jensen" w:date="2018-11-13T09:39:00Z">
                  <w:rPr>
                    <w:moveTo w:id="171" w:author="Laura Jensen" w:date="2018-11-13T09:39:00Z"/>
                    <w:sz w:val="20"/>
                  </w:rPr>
                </w:rPrChange>
              </w:rPr>
            </w:pPr>
            <w:moveTo w:id="172" w:author="Laura Jensen" w:date="2018-11-13T09:39:00Z">
              <w:r w:rsidRPr="007548A6">
                <w:rPr>
                  <w:sz w:val="20"/>
                  <w:highlight w:val="yellow"/>
                  <w:rPrChange w:id="173" w:author="Laura Jensen" w:date="2018-11-13T09:39:00Z">
                    <w:rPr>
                      <w:sz w:val="20"/>
                    </w:rPr>
                  </w:rPrChange>
                </w:rPr>
                <w:t>tions to assess outcomes and refine assump- tions, with incremental steps that reduce risk.</w:t>
              </w:r>
            </w:moveTo>
          </w:p>
        </w:tc>
      </w:tr>
      <w:tr w:rsidR="007548A6" w:rsidRPr="007548A6" w14:paraId="43D84BAA" w14:textId="77777777" w:rsidTr="00C708BC">
        <w:trPr>
          <w:trHeight w:hRule="exact" w:val="486"/>
        </w:trPr>
        <w:tc>
          <w:tcPr>
            <w:tcW w:w="4199" w:type="dxa"/>
          </w:tcPr>
          <w:p w14:paraId="50621386" w14:textId="77777777" w:rsidR="007548A6" w:rsidRPr="007548A6" w:rsidRDefault="007548A6" w:rsidP="00C708BC">
            <w:pPr>
              <w:pStyle w:val="TableParagraph"/>
              <w:spacing w:line="219" w:lineRule="exact"/>
              <w:rPr>
                <w:moveTo w:id="174" w:author="Laura Jensen" w:date="2018-11-13T09:39:00Z"/>
                <w:sz w:val="20"/>
                <w:highlight w:val="yellow"/>
                <w:rPrChange w:id="175" w:author="Laura Jensen" w:date="2018-11-13T09:39:00Z">
                  <w:rPr>
                    <w:moveTo w:id="176" w:author="Laura Jensen" w:date="2018-11-13T09:39:00Z"/>
                    <w:sz w:val="20"/>
                  </w:rPr>
                </w:rPrChange>
              </w:rPr>
            </w:pPr>
            <w:moveTo w:id="177" w:author="Laura Jensen" w:date="2018-11-13T09:39:00Z">
              <w:r w:rsidRPr="007548A6">
                <w:rPr>
                  <w:sz w:val="20"/>
                  <w:highlight w:val="yellow"/>
                  <w:rPrChange w:id="178" w:author="Laura Jensen" w:date="2018-11-13T09:39:00Z">
                    <w:rPr>
                      <w:sz w:val="20"/>
                    </w:rPr>
                  </w:rPrChange>
                </w:rPr>
                <w:t>Specifications for some technologies are  still</w:t>
              </w:r>
            </w:moveTo>
          </w:p>
          <w:p w14:paraId="5D93D0B9" w14:textId="77777777" w:rsidR="007548A6" w:rsidRPr="007548A6" w:rsidRDefault="007548A6" w:rsidP="00C708BC">
            <w:pPr>
              <w:pStyle w:val="TableParagraph"/>
              <w:spacing w:line="244" w:lineRule="exact"/>
              <w:rPr>
                <w:moveTo w:id="179" w:author="Laura Jensen" w:date="2018-11-13T09:39:00Z"/>
                <w:sz w:val="20"/>
                <w:highlight w:val="yellow"/>
                <w:rPrChange w:id="180" w:author="Laura Jensen" w:date="2018-11-13T09:39:00Z">
                  <w:rPr>
                    <w:moveTo w:id="181" w:author="Laura Jensen" w:date="2018-11-13T09:39:00Z"/>
                    <w:sz w:val="20"/>
                  </w:rPr>
                </w:rPrChange>
              </w:rPr>
            </w:pPr>
            <w:moveTo w:id="182" w:author="Laura Jensen" w:date="2018-11-13T09:39:00Z">
              <w:r w:rsidRPr="007548A6">
                <w:rPr>
                  <w:sz w:val="20"/>
                  <w:highlight w:val="yellow"/>
                  <w:rPrChange w:id="183" w:author="Laura Jensen" w:date="2018-11-13T09:39:00Z">
                    <w:rPr>
                      <w:sz w:val="20"/>
                    </w:rPr>
                  </w:rPrChange>
                </w:rPr>
                <w:t>in development (e.g AD9213)</w:t>
              </w:r>
            </w:moveTo>
          </w:p>
        </w:tc>
        <w:tc>
          <w:tcPr>
            <w:tcW w:w="999" w:type="dxa"/>
          </w:tcPr>
          <w:p w14:paraId="0ABB2945" w14:textId="77777777" w:rsidR="007548A6" w:rsidRPr="007548A6" w:rsidRDefault="007548A6" w:rsidP="00C708BC">
            <w:pPr>
              <w:pStyle w:val="TableParagraph"/>
              <w:spacing w:line="224" w:lineRule="exact"/>
              <w:ind w:left="94" w:right="94"/>
              <w:jc w:val="center"/>
              <w:rPr>
                <w:moveTo w:id="184" w:author="Laura Jensen" w:date="2018-11-13T09:39:00Z"/>
                <w:sz w:val="20"/>
                <w:highlight w:val="yellow"/>
                <w:rPrChange w:id="185" w:author="Laura Jensen" w:date="2018-11-13T09:39:00Z">
                  <w:rPr>
                    <w:moveTo w:id="186" w:author="Laura Jensen" w:date="2018-11-13T09:39:00Z"/>
                    <w:sz w:val="20"/>
                  </w:rPr>
                </w:rPrChange>
              </w:rPr>
            </w:pPr>
            <w:moveTo w:id="187" w:author="Laura Jensen" w:date="2018-11-13T09:39:00Z">
              <w:r w:rsidRPr="007548A6">
                <w:rPr>
                  <w:sz w:val="20"/>
                  <w:highlight w:val="yellow"/>
                  <w:rPrChange w:id="188" w:author="Laura Jensen" w:date="2018-11-13T09:39:00Z">
                    <w:rPr>
                      <w:sz w:val="20"/>
                    </w:rPr>
                  </w:rPrChange>
                </w:rPr>
                <w:t>High</w:t>
              </w:r>
            </w:moveTo>
          </w:p>
        </w:tc>
        <w:tc>
          <w:tcPr>
            <w:tcW w:w="4199" w:type="dxa"/>
          </w:tcPr>
          <w:p w14:paraId="492AEA4C" w14:textId="77777777" w:rsidR="007548A6" w:rsidRPr="007548A6" w:rsidRDefault="007548A6" w:rsidP="00C708BC">
            <w:pPr>
              <w:pStyle w:val="TableParagraph"/>
              <w:spacing w:line="219" w:lineRule="exact"/>
              <w:rPr>
                <w:moveTo w:id="189" w:author="Laura Jensen" w:date="2018-11-13T09:39:00Z"/>
                <w:sz w:val="20"/>
                <w:highlight w:val="yellow"/>
                <w:rPrChange w:id="190" w:author="Laura Jensen" w:date="2018-11-13T09:39:00Z">
                  <w:rPr>
                    <w:moveTo w:id="191" w:author="Laura Jensen" w:date="2018-11-13T09:39:00Z"/>
                    <w:sz w:val="20"/>
                  </w:rPr>
                </w:rPrChange>
              </w:rPr>
            </w:pPr>
            <w:moveTo w:id="192" w:author="Laura Jensen" w:date="2018-11-13T09:39:00Z">
              <w:r w:rsidRPr="007548A6">
                <w:rPr>
                  <w:sz w:val="20"/>
                  <w:highlight w:val="yellow"/>
                  <w:rPrChange w:id="193" w:author="Laura Jensen" w:date="2018-11-13T09:39:00Z">
                    <w:rPr>
                      <w:sz w:val="20"/>
                    </w:rPr>
                  </w:rPrChange>
                </w:rPr>
                <w:t>Current   assumptions   will   be    iteratively</w:t>
              </w:r>
            </w:moveTo>
          </w:p>
          <w:p w14:paraId="0E6B4239" w14:textId="77777777" w:rsidR="007548A6" w:rsidRPr="007548A6" w:rsidRDefault="007548A6" w:rsidP="00C708BC">
            <w:pPr>
              <w:pStyle w:val="TableParagraph"/>
              <w:spacing w:line="244" w:lineRule="exact"/>
              <w:rPr>
                <w:moveTo w:id="194" w:author="Laura Jensen" w:date="2018-11-13T09:39:00Z"/>
                <w:sz w:val="20"/>
                <w:highlight w:val="yellow"/>
                <w:rPrChange w:id="195" w:author="Laura Jensen" w:date="2018-11-13T09:39:00Z">
                  <w:rPr>
                    <w:moveTo w:id="196" w:author="Laura Jensen" w:date="2018-11-13T09:39:00Z"/>
                    <w:sz w:val="20"/>
                  </w:rPr>
                </w:rPrChange>
              </w:rPr>
            </w:pPr>
            <w:moveTo w:id="197" w:author="Laura Jensen" w:date="2018-11-13T09:39:00Z">
              <w:r w:rsidRPr="007548A6">
                <w:rPr>
                  <w:sz w:val="20"/>
                  <w:highlight w:val="yellow"/>
                  <w:rPrChange w:id="198" w:author="Laura Jensen" w:date="2018-11-13T09:39:00Z">
                    <w:rPr>
                      <w:sz w:val="20"/>
                    </w:rPr>
                  </w:rPrChange>
                </w:rPr>
                <w:t>tested as new technologies are integrated.</w:t>
              </w:r>
            </w:moveTo>
          </w:p>
        </w:tc>
      </w:tr>
      <w:tr w:rsidR="007548A6" w:rsidRPr="007548A6" w14:paraId="1F17BCDE" w14:textId="77777777" w:rsidTr="00C708BC">
        <w:trPr>
          <w:trHeight w:hRule="exact" w:val="725"/>
        </w:trPr>
        <w:tc>
          <w:tcPr>
            <w:tcW w:w="4199" w:type="dxa"/>
          </w:tcPr>
          <w:p w14:paraId="5BDB931F" w14:textId="77777777" w:rsidR="007548A6" w:rsidRPr="007548A6" w:rsidRDefault="007548A6" w:rsidP="00C708BC">
            <w:pPr>
              <w:pStyle w:val="TableParagraph"/>
              <w:spacing w:line="219" w:lineRule="exact"/>
              <w:rPr>
                <w:moveTo w:id="199" w:author="Laura Jensen" w:date="2018-11-13T09:39:00Z"/>
                <w:sz w:val="20"/>
                <w:highlight w:val="yellow"/>
                <w:rPrChange w:id="200" w:author="Laura Jensen" w:date="2018-11-13T09:39:00Z">
                  <w:rPr>
                    <w:moveTo w:id="201" w:author="Laura Jensen" w:date="2018-11-13T09:39:00Z"/>
                    <w:sz w:val="20"/>
                  </w:rPr>
                </w:rPrChange>
              </w:rPr>
            </w:pPr>
            <w:moveTo w:id="202" w:author="Laura Jensen" w:date="2018-11-13T09:39:00Z">
              <w:r w:rsidRPr="007548A6">
                <w:rPr>
                  <w:sz w:val="20"/>
                  <w:highlight w:val="yellow"/>
                  <w:rPrChange w:id="203" w:author="Laura Jensen" w:date="2018-11-13T09:39:00Z">
                    <w:rPr>
                      <w:sz w:val="20"/>
                    </w:rPr>
                  </w:rPrChange>
                </w:rPr>
                <w:t>ROACH2   technology   currently   used    by</w:t>
              </w:r>
            </w:moveTo>
          </w:p>
          <w:p w14:paraId="11A7E85A" w14:textId="77777777" w:rsidR="007548A6" w:rsidRPr="007548A6" w:rsidRDefault="007548A6" w:rsidP="00C708BC">
            <w:pPr>
              <w:pStyle w:val="TableParagraph"/>
              <w:spacing w:line="244" w:lineRule="exact"/>
              <w:rPr>
                <w:moveTo w:id="204" w:author="Laura Jensen" w:date="2018-11-13T09:39:00Z"/>
                <w:sz w:val="20"/>
                <w:highlight w:val="yellow"/>
                <w:rPrChange w:id="205" w:author="Laura Jensen" w:date="2018-11-13T09:39:00Z">
                  <w:rPr>
                    <w:moveTo w:id="206" w:author="Laura Jensen" w:date="2018-11-13T09:39:00Z"/>
                    <w:sz w:val="20"/>
                  </w:rPr>
                </w:rPrChange>
              </w:rPr>
            </w:pPr>
            <w:moveTo w:id="207" w:author="Laura Jensen" w:date="2018-11-13T09:39:00Z">
              <w:r w:rsidRPr="007548A6">
                <w:rPr>
                  <w:sz w:val="20"/>
                  <w:highlight w:val="yellow"/>
                  <w:rPrChange w:id="208" w:author="Laura Jensen" w:date="2018-11-13T09:39:00Z">
                    <w:rPr>
                      <w:sz w:val="20"/>
                    </w:rPr>
                  </w:rPrChange>
                </w:rPr>
                <w:t>CASPER and GBO is reaching end of life.</w:t>
              </w:r>
            </w:moveTo>
          </w:p>
        </w:tc>
        <w:tc>
          <w:tcPr>
            <w:tcW w:w="999" w:type="dxa"/>
          </w:tcPr>
          <w:p w14:paraId="7189813C" w14:textId="77777777" w:rsidR="007548A6" w:rsidRPr="007548A6" w:rsidRDefault="007548A6" w:rsidP="00C708BC">
            <w:pPr>
              <w:pStyle w:val="TableParagraph"/>
              <w:spacing w:line="224" w:lineRule="exact"/>
              <w:ind w:left="94" w:right="94"/>
              <w:jc w:val="center"/>
              <w:rPr>
                <w:moveTo w:id="209" w:author="Laura Jensen" w:date="2018-11-13T09:39:00Z"/>
                <w:sz w:val="20"/>
                <w:highlight w:val="yellow"/>
                <w:rPrChange w:id="210" w:author="Laura Jensen" w:date="2018-11-13T09:39:00Z">
                  <w:rPr>
                    <w:moveTo w:id="211" w:author="Laura Jensen" w:date="2018-11-13T09:39:00Z"/>
                    <w:sz w:val="20"/>
                  </w:rPr>
                </w:rPrChange>
              </w:rPr>
            </w:pPr>
            <w:moveTo w:id="212" w:author="Laura Jensen" w:date="2018-11-13T09:39:00Z">
              <w:r w:rsidRPr="007548A6">
                <w:rPr>
                  <w:sz w:val="20"/>
                  <w:highlight w:val="yellow"/>
                  <w:rPrChange w:id="213" w:author="Laura Jensen" w:date="2018-11-13T09:39:00Z">
                    <w:rPr>
                      <w:sz w:val="20"/>
                    </w:rPr>
                  </w:rPrChange>
                </w:rPr>
                <w:t>High</w:t>
              </w:r>
            </w:moveTo>
          </w:p>
        </w:tc>
        <w:tc>
          <w:tcPr>
            <w:tcW w:w="4199" w:type="dxa"/>
          </w:tcPr>
          <w:p w14:paraId="432FD202" w14:textId="77777777" w:rsidR="007548A6" w:rsidRPr="007548A6" w:rsidRDefault="007548A6" w:rsidP="00C708BC">
            <w:pPr>
              <w:pStyle w:val="TableParagraph"/>
              <w:spacing w:line="219" w:lineRule="exact"/>
              <w:rPr>
                <w:moveTo w:id="214" w:author="Laura Jensen" w:date="2018-11-13T09:39:00Z"/>
                <w:sz w:val="20"/>
                <w:highlight w:val="yellow"/>
                <w:rPrChange w:id="215" w:author="Laura Jensen" w:date="2018-11-13T09:39:00Z">
                  <w:rPr>
                    <w:moveTo w:id="216" w:author="Laura Jensen" w:date="2018-11-13T09:39:00Z"/>
                    <w:sz w:val="20"/>
                  </w:rPr>
                </w:rPrChange>
              </w:rPr>
            </w:pPr>
            <w:moveTo w:id="217" w:author="Laura Jensen" w:date="2018-11-13T09:39:00Z">
              <w:r w:rsidRPr="007548A6">
                <w:rPr>
                  <w:sz w:val="20"/>
                  <w:highlight w:val="yellow"/>
                  <w:rPrChange w:id="218" w:author="Laura Jensen" w:date="2018-11-13T09:39:00Z">
                    <w:rPr>
                      <w:sz w:val="20"/>
                    </w:rPr>
                  </w:rPrChange>
                </w:rPr>
                <w:t xml:space="preserve">This is an </w:t>
              </w:r>
              <w:r w:rsidRPr="007548A6">
                <w:rPr>
                  <w:b/>
                  <w:sz w:val="20"/>
                  <w:highlight w:val="yellow"/>
                  <w:rPrChange w:id="219" w:author="Laura Jensen" w:date="2018-11-13T09:39:00Z">
                    <w:rPr>
                      <w:b/>
                      <w:sz w:val="20"/>
                    </w:rPr>
                  </w:rPrChange>
                </w:rPr>
                <w:t xml:space="preserve">opportunity risk </w:t>
              </w:r>
              <w:r w:rsidRPr="007548A6">
                <w:rPr>
                  <w:sz w:val="20"/>
                  <w:highlight w:val="yellow"/>
                  <w:rPrChange w:id="220" w:author="Laura Jensen" w:date="2018-11-13T09:39:00Z">
                    <w:rPr>
                      <w:sz w:val="20"/>
                    </w:rPr>
                  </w:rPrChange>
                </w:rPr>
                <w:t>that will be  real-</w:t>
              </w:r>
            </w:moveTo>
          </w:p>
          <w:p w14:paraId="1C987045" w14:textId="77777777" w:rsidR="007548A6" w:rsidRPr="007548A6" w:rsidRDefault="007548A6" w:rsidP="00C708BC">
            <w:pPr>
              <w:pStyle w:val="TableParagraph"/>
              <w:spacing w:before="3" w:line="230" w:lineRule="auto"/>
              <w:rPr>
                <w:moveTo w:id="221" w:author="Laura Jensen" w:date="2018-11-13T09:39:00Z"/>
                <w:sz w:val="20"/>
                <w:highlight w:val="yellow"/>
                <w:rPrChange w:id="222" w:author="Laura Jensen" w:date="2018-11-13T09:39:00Z">
                  <w:rPr>
                    <w:moveTo w:id="223" w:author="Laura Jensen" w:date="2018-11-13T09:39:00Z"/>
                    <w:sz w:val="20"/>
                  </w:rPr>
                </w:rPrChange>
              </w:rPr>
            </w:pPr>
            <w:moveTo w:id="224" w:author="Laura Jensen" w:date="2018-11-13T09:39:00Z">
              <w:r w:rsidRPr="007548A6">
                <w:rPr>
                  <w:sz w:val="20"/>
                  <w:highlight w:val="yellow"/>
                  <w:rPrChange w:id="225" w:author="Laura Jensen" w:date="2018-11-13T09:39:00Z">
                    <w:rPr>
                      <w:sz w:val="20"/>
                    </w:rPr>
                  </w:rPrChange>
                </w:rPr>
                <w:t>ized if research into new technologies is not undertaken in a timely basis.</w:t>
              </w:r>
            </w:moveTo>
          </w:p>
        </w:tc>
      </w:tr>
      <w:tr w:rsidR="007548A6" w:rsidRPr="007548A6" w14:paraId="126F74B0" w14:textId="77777777" w:rsidTr="00C708BC">
        <w:trPr>
          <w:trHeight w:hRule="exact" w:val="725"/>
        </w:trPr>
        <w:tc>
          <w:tcPr>
            <w:tcW w:w="4199" w:type="dxa"/>
          </w:tcPr>
          <w:p w14:paraId="6CB55428" w14:textId="77777777" w:rsidR="007548A6" w:rsidRPr="007548A6" w:rsidRDefault="007548A6" w:rsidP="00C708BC">
            <w:pPr>
              <w:pStyle w:val="TableParagraph"/>
              <w:spacing w:line="219" w:lineRule="exact"/>
              <w:rPr>
                <w:moveTo w:id="226" w:author="Laura Jensen" w:date="2018-11-13T09:39:00Z"/>
                <w:sz w:val="20"/>
                <w:highlight w:val="yellow"/>
                <w:rPrChange w:id="227" w:author="Laura Jensen" w:date="2018-11-13T09:39:00Z">
                  <w:rPr>
                    <w:moveTo w:id="228" w:author="Laura Jensen" w:date="2018-11-13T09:39:00Z"/>
                    <w:sz w:val="20"/>
                  </w:rPr>
                </w:rPrChange>
              </w:rPr>
            </w:pPr>
            <w:moveTo w:id="229" w:author="Laura Jensen" w:date="2018-11-13T09:39:00Z">
              <w:r w:rsidRPr="007548A6">
                <w:rPr>
                  <w:sz w:val="20"/>
                  <w:highlight w:val="yellow"/>
                  <w:rPrChange w:id="230" w:author="Laura Jensen" w:date="2018-11-13T09:39:00Z">
                    <w:rPr>
                      <w:sz w:val="20"/>
                    </w:rPr>
                  </w:rPrChange>
                </w:rPr>
                <w:lastRenderedPageBreak/>
                <w:t>Potential  impacts  of  RFI  excision  on   data</w:t>
              </w:r>
            </w:moveTo>
          </w:p>
          <w:p w14:paraId="036A75A0" w14:textId="77777777" w:rsidR="007548A6" w:rsidRPr="007548A6" w:rsidRDefault="007548A6" w:rsidP="00C708BC">
            <w:pPr>
              <w:pStyle w:val="TableParagraph"/>
              <w:spacing w:line="244" w:lineRule="exact"/>
              <w:rPr>
                <w:moveTo w:id="231" w:author="Laura Jensen" w:date="2018-11-13T09:39:00Z"/>
                <w:sz w:val="20"/>
                <w:highlight w:val="yellow"/>
                <w:rPrChange w:id="232" w:author="Laura Jensen" w:date="2018-11-13T09:39:00Z">
                  <w:rPr>
                    <w:moveTo w:id="233" w:author="Laura Jensen" w:date="2018-11-13T09:39:00Z"/>
                    <w:sz w:val="20"/>
                  </w:rPr>
                </w:rPrChange>
              </w:rPr>
            </w:pPr>
            <w:moveTo w:id="234" w:author="Laura Jensen" w:date="2018-11-13T09:39:00Z">
              <w:r w:rsidRPr="007548A6">
                <w:rPr>
                  <w:sz w:val="20"/>
                  <w:highlight w:val="yellow"/>
                  <w:rPrChange w:id="235" w:author="Laura Jensen" w:date="2018-11-13T09:39:00Z">
                    <w:rPr>
                      <w:sz w:val="20"/>
                    </w:rPr>
                  </w:rPrChange>
                </w:rPr>
                <w:t>products</w:t>
              </w:r>
            </w:moveTo>
          </w:p>
        </w:tc>
        <w:tc>
          <w:tcPr>
            <w:tcW w:w="999" w:type="dxa"/>
          </w:tcPr>
          <w:p w14:paraId="262F2E9A" w14:textId="2519B175" w:rsidR="007548A6" w:rsidRPr="007548A6" w:rsidRDefault="007548A6" w:rsidP="00C708BC">
            <w:pPr>
              <w:pStyle w:val="TableParagraph"/>
              <w:spacing w:line="224" w:lineRule="exact"/>
              <w:ind w:left="94" w:right="94"/>
              <w:jc w:val="center"/>
              <w:rPr>
                <w:moveTo w:id="236" w:author="Laura Jensen" w:date="2018-11-13T09:39:00Z"/>
                <w:sz w:val="20"/>
                <w:highlight w:val="yellow"/>
                <w:rPrChange w:id="237" w:author="Laura Jensen" w:date="2018-11-13T09:39:00Z">
                  <w:rPr>
                    <w:moveTo w:id="238" w:author="Laura Jensen" w:date="2018-11-13T09:39:00Z"/>
                    <w:sz w:val="20"/>
                  </w:rPr>
                </w:rPrChange>
              </w:rPr>
            </w:pPr>
            <w:moveTo w:id="239" w:author="Laura Jensen" w:date="2018-11-13T09:39:00Z">
              <w:r w:rsidRPr="007548A6">
                <w:rPr>
                  <w:sz w:val="20"/>
                  <w:highlight w:val="yellow"/>
                  <w:rPrChange w:id="240" w:author="Laura Jensen" w:date="2018-11-13T09:39:00Z">
                    <w:rPr>
                      <w:sz w:val="20"/>
                    </w:rPr>
                  </w:rPrChange>
                </w:rPr>
                <w:t>Mediu</w:t>
              </w:r>
            </w:moveTo>
            <w:ins w:id="241" w:author="Laura Jensen" w:date="2018-11-13T09:57:00Z">
              <w:r w:rsidR="00D15FB0">
                <w:rPr>
                  <w:sz w:val="20"/>
                  <w:highlight w:val="yellow"/>
                </w:rPr>
                <w:t>3</w:t>
              </w:r>
            </w:ins>
            <w:moveTo w:id="242" w:author="Laura Jensen" w:date="2018-11-13T09:39:00Z">
              <w:r w:rsidRPr="007548A6">
                <w:rPr>
                  <w:sz w:val="20"/>
                  <w:highlight w:val="yellow"/>
                  <w:rPrChange w:id="243" w:author="Laura Jensen" w:date="2018-11-13T09:39:00Z">
                    <w:rPr>
                      <w:sz w:val="20"/>
                    </w:rPr>
                  </w:rPrChange>
                </w:rPr>
                <w:t>m</w:t>
              </w:r>
            </w:moveTo>
          </w:p>
        </w:tc>
        <w:tc>
          <w:tcPr>
            <w:tcW w:w="4199" w:type="dxa"/>
          </w:tcPr>
          <w:p w14:paraId="7B1B9B9D" w14:textId="77777777" w:rsidR="007548A6" w:rsidRPr="007548A6" w:rsidRDefault="007548A6" w:rsidP="00C708BC">
            <w:pPr>
              <w:pStyle w:val="TableParagraph"/>
              <w:spacing w:line="219" w:lineRule="exact"/>
              <w:rPr>
                <w:moveTo w:id="244" w:author="Laura Jensen" w:date="2018-11-13T09:39:00Z"/>
                <w:sz w:val="20"/>
                <w:highlight w:val="yellow"/>
                <w:rPrChange w:id="245" w:author="Laura Jensen" w:date="2018-11-13T09:39:00Z">
                  <w:rPr>
                    <w:moveTo w:id="246" w:author="Laura Jensen" w:date="2018-11-13T09:39:00Z"/>
                    <w:sz w:val="20"/>
                  </w:rPr>
                </w:rPrChange>
              </w:rPr>
            </w:pPr>
            <w:moveTo w:id="247" w:author="Laura Jensen" w:date="2018-11-13T09:39:00Z">
              <w:r w:rsidRPr="007548A6">
                <w:rPr>
                  <w:sz w:val="20"/>
                  <w:highlight w:val="yellow"/>
                  <w:rPrChange w:id="248" w:author="Laura Jensen" w:date="2018-11-13T09:39:00Z">
                    <w:rPr>
                      <w:sz w:val="20"/>
                    </w:rPr>
                  </w:rPrChange>
                </w:rPr>
                <w:t>RFI  excision  algorithms  will  be  systemati-</w:t>
              </w:r>
            </w:moveTo>
          </w:p>
          <w:p w14:paraId="6D2DD5C9" w14:textId="77777777" w:rsidR="007548A6" w:rsidRPr="007548A6" w:rsidRDefault="007548A6" w:rsidP="00C708BC">
            <w:pPr>
              <w:pStyle w:val="TableParagraph"/>
              <w:spacing w:before="3" w:line="230" w:lineRule="auto"/>
              <w:rPr>
                <w:moveTo w:id="249" w:author="Laura Jensen" w:date="2018-11-13T09:39:00Z"/>
                <w:sz w:val="20"/>
                <w:highlight w:val="yellow"/>
                <w:rPrChange w:id="250" w:author="Laura Jensen" w:date="2018-11-13T09:39:00Z">
                  <w:rPr>
                    <w:moveTo w:id="251" w:author="Laura Jensen" w:date="2018-11-13T09:39:00Z"/>
                    <w:sz w:val="20"/>
                  </w:rPr>
                </w:rPrChange>
              </w:rPr>
            </w:pPr>
            <w:moveTo w:id="252" w:author="Laura Jensen" w:date="2018-11-13T09:39:00Z">
              <w:r w:rsidRPr="007548A6">
                <w:rPr>
                  <w:sz w:val="20"/>
                  <w:highlight w:val="yellow"/>
                  <w:rPrChange w:id="253" w:author="Laura Jensen" w:date="2018-11-13T09:39:00Z">
                    <w:rPr>
                      <w:sz w:val="20"/>
                    </w:rPr>
                  </w:rPrChange>
                </w:rPr>
                <w:t>cally tested. Detailed comparisons to pre- excised data will be conducted.</w:t>
              </w:r>
            </w:moveTo>
          </w:p>
        </w:tc>
      </w:tr>
      <w:tr w:rsidR="007548A6" w14:paraId="586C88EE" w14:textId="77777777" w:rsidTr="00C708BC">
        <w:trPr>
          <w:trHeight w:hRule="exact" w:val="725"/>
        </w:trPr>
        <w:tc>
          <w:tcPr>
            <w:tcW w:w="4199" w:type="dxa"/>
          </w:tcPr>
          <w:p w14:paraId="58DC305E" w14:textId="77777777" w:rsidR="007548A6" w:rsidRPr="007548A6" w:rsidRDefault="007548A6" w:rsidP="00C708BC">
            <w:pPr>
              <w:pStyle w:val="TableParagraph"/>
              <w:spacing w:line="219" w:lineRule="exact"/>
              <w:rPr>
                <w:moveTo w:id="254" w:author="Laura Jensen" w:date="2018-11-13T09:39:00Z"/>
                <w:sz w:val="20"/>
                <w:highlight w:val="yellow"/>
                <w:rPrChange w:id="255" w:author="Laura Jensen" w:date="2018-11-13T09:39:00Z">
                  <w:rPr>
                    <w:moveTo w:id="256" w:author="Laura Jensen" w:date="2018-11-13T09:39:00Z"/>
                    <w:sz w:val="20"/>
                  </w:rPr>
                </w:rPrChange>
              </w:rPr>
            </w:pPr>
            <w:moveTo w:id="257" w:author="Laura Jensen" w:date="2018-11-13T09:39:00Z">
              <w:r w:rsidRPr="007548A6">
                <w:rPr>
                  <w:sz w:val="20"/>
                  <w:highlight w:val="yellow"/>
                  <w:rPrChange w:id="258" w:author="Laura Jensen" w:date="2018-11-13T09:39:00Z">
                    <w:rPr>
                      <w:sz w:val="20"/>
                    </w:rPr>
                  </w:rPrChange>
                </w:rPr>
                <w:t>Alignment of GBO digitization efforts   with</w:t>
              </w:r>
            </w:moveTo>
          </w:p>
          <w:p w14:paraId="12387B57" w14:textId="77777777" w:rsidR="007548A6" w:rsidRPr="007548A6" w:rsidRDefault="007548A6" w:rsidP="00C708BC">
            <w:pPr>
              <w:pStyle w:val="TableParagraph"/>
              <w:spacing w:line="244" w:lineRule="exact"/>
              <w:rPr>
                <w:moveTo w:id="259" w:author="Laura Jensen" w:date="2018-11-13T09:39:00Z"/>
                <w:sz w:val="20"/>
                <w:highlight w:val="yellow"/>
                <w:rPrChange w:id="260" w:author="Laura Jensen" w:date="2018-11-13T09:39:00Z">
                  <w:rPr>
                    <w:moveTo w:id="261" w:author="Laura Jensen" w:date="2018-11-13T09:39:00Z"/>
                    <w:sz w:val="20"/>
                  </w:rPr>
                </w:rPrChange>
              </w:rPr>
            </w:pPr>
            <w:moveTo w:id="262" w:author="Laura Jensen" w:date="2018-11-13T09:39:00Z">
              <w:r w:rsidRPr="007548A6">
                <w:rPr>
                  <w:sz w:val="20"/>
                  <w:highlight w:val="yellow"/>
                  <w:rPrChange w:id="263" w:author="Laura Jensen" w:date="2018-11-13T09:39:00Z">
                    <w:rPr>
                      <w:sz w:val="20"/>
                    </w:rPr>
                  </w:rPrChange>
                </w:rPr>
                <w:t>CASPER</w:t>
              </w:r>
            </w:moveTo>
          </w:p>
        </w:tc>
        <w:tc>
          <w:tcPr>
            <w:tcW w:w="999" w:type="dxa"/>
          </w:tcPr>
          <w:p w14:paraId="1BE06F61" w14:textId="77777777" w:rsidR="007548A6" w:rsidRPr="007548A6" w:rsidRDefault="007548A6" w:rsidP="00C708BC">
            <w:pPr>
              <w:pStyle w:val="TableParagraph"/>
              <w:spacing w:line="224" w:lineRule="exact"/>
              <w:ind w:left="94" w:right="94"/>
              <w:jc w:val="center"/>
              <w:rPr>
                <w:moveTo w:id="264" w:author="Laura Jensen" w:date="2018-11-13T09:39:00Z"/>
                <w:sz w:val="20"/>
                <w:highlight w:val="yellow"/>
                <w:rPrChange w:id="265" w:author="Laura Jensen" w:date="2018-11-13T09:39:00Z">
                  <w:rPr>
                    <w:moveTo w:id="266" w:author="Laura Jensen" w:date="2018-11-13T09:39:00Z"/>
                    <w:sz w:val="20"/>
                  </w:rPr>
                </w:rPrChange>
              </w:rPr>
            </w:pPr>
            <w:moveTo w:id="267" w:author="Laura Jensen" w:date="2018-11-13T09:39:00Z">
              <w:r w:rsidRPr="007548A6">
                <w:rPr>
                  <w:sz w:val="20"/>
                  <w:highlight w:val="yellow"/>
                  <w:rPrChange w:id="268" w:author="Laura Jensen" w:date="2018-11-13T09:39:00Z">
                    <w:rPr>
                      <w:sz w:val="20"/>
                    </w:rPr>
                  </w:rPrChange>
                </w:rPr>
                <w:t>Medium</w:t>
              </w:r>
            </w:moveTo>
          </w:p>
        </w:tc>
        <w:tc>
          <w:tcPr>
            <w:tcW w:w="4199" w:type="dxa"/>
          </w:tcPr>
          <w:p w14:paraId="0C1DAD9D" w14:textId="77777777" w:rsidR="007548A6" w:rsidRPr="007548A6" w:rsidRDefault="007548A6" w:rsidP="00C708BC">
            <w:pPr>
              <w:pStyle w:val="TableParagraph"/>
              <w:spacing w:line="219" w:lineRule="exact"/>
              <w:rPr>
                <w:moveTo w:id="269" w:author="Laura Jensen" w:date="2018-11-13T09:39:00Z"/>
                <w:sz w:val="20"/>
                <w:highlight w:val="yellow"/>
                <w:rPrChange w:id="270" w:author="Laura Jensen" w:date="2018-11-13T09:39:00Z">
                  <w:rPr>
                    <w:moveTo w:id="271" w:author="Laura Jensen" w:date="2018-11-13T09:39:00Z"/>
                    <w:sz w:val="20"/>
                  </w:rPr>
                </w:rPrChange>
              </w:rPr>
            </w:pPr>
            <w:moveTo w:id="272" w:author="Laura Jensen" w:date="2018-11-13T09:39:00Z">
              <w:r w:rsidRPr="007548A6">
                <w:rPr>
                  <w:sz w:val="20"/>
                  <w:highlight w:val="yellow"/>
                  <w:rPrChange w:id="273" w:author="Laura Jensen" w:date="2018-11-13T09:39:00Z">
                    <w:rPr>
                      <w:sz w:val="20"/>
                    </w:rPr>
                  </w:rPrChange>
                </w:rPr>
                <w:t>The CASPER team at UCB is a    collaborator</w:t>
              </w:r>
            </w:moveTo>
          </w:p>
          <w:p w14:paraId="699A1D8D" w14:textId="77777777" w:rsidR="007548A6" w:rsidRDefault="007548A6" w:rsidP="00C708BC">
            <w:pPr>
              <w:pStyle w:val="TableParagraph"/>
              <w:spacing w:before="3" w:line="230" w:lineRule="auto"/>
              <w:rPr>
                <w:moveTo w:id="274" w:author="Laura Jensen" w:date="2018-11-13T09:39:00Z"/>
                <w:sz w:val="20"/>
              </w:rPr>
            </w:pPr>
            <w:moveTo w:id="275" w:author="Laura Jensen" w:date="2018-11-13T09:39:00Z">
              <w:r w:rsidRPr="007548A6">
                <w:rPr>
                  <w:sz w:val="20"/>
                  <w:highlight w:val="yellow"/>
                  <w:rPrChange w:id="276" w:author="Laura Jensen" w:date="2018-11-13T09:39:00Z">
                    <w:rPr>
                      <w:sz w:val="20"/>
                    </w:rPr>
                  </w:rPrChange>
                </w:rPr>
                <w:t>on the project, building on past collabora- tions.</w:t>
              </w:r>
            </w:moveTo>
          </w:p>
        </w:tc>
      </w:tr>
    </w:tbl>
    <w:p w14:paraId="56CE0314" w14:textId="77777777" w:rsidR="007548A6" w:rsidRDefault="007548A6" w:rsidP="007548A6">
      <w:pPr>
        <w:pStyle w:val="BodyText"/>
        <w:spacing w:before="4" w:line="240" w:lineRule="auto"/>
        <w:jc w:val="left"/>
        <w:rPr>
          <w:moveTo w:id="277" w:author="Laura Jensen" w:date="2018-11-13T09:39:00Z"/>
          <w:sz w:val="29"/>
        </w:rPr>
      </w:pPr>
    </w:p>
    <w:moveToRangeEnd w:id="131"/>
    <w:p w14:paraId="3858F055" w14:textId="77777777" w:rsidR="007548A6" w:rsidRDefault="007548A6">
      <w:pPr>
        <w:pStyle w:val="BodyText"/>
        <w:spacing w:line="240" w:lineRule="auto"/>
        <w:jc w:val="left"/>
        <w:rPr>
          <w:sz w:val="18"/>
        </w:rPr>
      </w:pPr>
    </w:p>
    <w:p w14:paraId="4708AD18" w14:textId="77777777" w:rsidR="00656154" w:rsidRDefault="00CE621D">
      <w:pPr>
        <w:pStyle w:val="Heading2"/>
        <w:numPr>
          <w:ilvl w:val="0"/>
          <w:numId w:val="3"/>
        </w:numPr>
        <w:tabs>
          <w:tab w:val="left" w:pos="539"/>
        </w:tabs>
        <w:ind w:left="538" w:hanging="438"/>
        <w:jc w:val="both"/>
      </w:pPr>
      <w:r>
        <w:t>Schedule</w:t>
      </w:r>
      <w:r>
        <w:rPr>
          <w:spacing w:val="-10"/>
        </w:rPr>
        <w:t xml:space="preserve"> </w:t>
      </w:r>
      <w:r>
        <w:t>Management</w:t>
      </w:r>
    </w:p>
    <w:p w14:paraId="32E53EBF" w14:textId="77777777" w:rsidR="00656154" w:rsidRDefault="00CE621D">
      <w:pPr>
        <w:pStyle w:val="BodyText"/>
        <w:spacing w:before="132"/>
        <w:ind w:left="100" w:right="106"/>
      </w:pPr>
      <w:r>
        <w:t xml:space="preserve">The project will undergo iterative design, experimentation, test, verification, and validation phases. GBO’s schedule management will measure progress towards the ultimate outcome of a prototype UWB DSP sys- tem. The planned period of performance is two years from the date of award. </w:t>
      </w:r>
      <w:r>
        <w:rPr>
          <w:spacing w:val="-10"/>
        </w:rPr>
        <w:t xml:space="preserve">We </w:t>
      </w:r>
      <w:r>
        <w:t xml:space="preserve">will conduct preliminary evaluation of the new Xilinx VCU118 </w:t>
      </w:r>
      <w:r>
        <w:rPr>
          <w:spacing w:val="-5"/>
        </w:rPr>
        <w:t xml:space="preserve">FGPA </w:t>
      </w:r>
      <w:r>
        <w:t>boards in collaboration with the UCB SETI Research Center in advance</w:t>
      </w:r>
      <w:r>
        <w:rPr>
          <w:spacing w:val="-7"/>
        </w:rPr>
        <w:t xml:space="preserve"> </w:t>
      </w:r>
      <w:r>
        <w:t>of</w:t>
      </w:r>
      <w:r>
        <w:rPr>
          <w:spacing w:val="-7"/>
        </w:rPr>
        <w:t xml:space="preserve"> </w:t>
      </w:r>
      <w:r>
        <w:t>the</w:t>
      </w:r>
      <w:r>
        <w:rPr>
          <w:spacing w:val="-7"/>
        </w:rPr>
        <w:t xml:space="preserve"> </w:t>
      </w:r>
      <w:r>
        <w:t>project</w:t>
      </w:r>
      <w:r>
        <w:rPr>
          <w:spacing w:val="-7"/>
        </w:rPr>
        <w:t xml:space="preserve"> </w:t>
      </w:r>
      <w:r>
        <w:t>award.</w:t>
      </w:r>
      <w:r>
        <w:rPr>
          <w:spacing w:val="6"/>
        </w:rPr>
        <w:t xml:space="preserve"> </w:t>
      </w:r>
      <w:r>
        <w:t>This</w:t>
      </w:r>
      <w:r>
        <w:rPr>
          <w:spacing w:val="-7"/>
        </w:rPr>
        <w:t xml:space="preserve"> </w:t>
      </w:r>
      <w:r>
        <w:t>pre-work</w:t>
      </w:r>
      <w:r>
        <w:rPr>
          <w:spacing w:val="-7"/>
        </w:rPr>
        <w:t xml:space="preserve"> </w:t>
      </w:r>
      <w:r>
        <w:t>will</w:t>
      </w:r>
      <w:r>
        <w:rPr>
          <w:spacing w:val="-7"/>
        </w:rPr>
        <w:t xml:space="preserve"> </w:t>
      </w:r>
      <w:r>
        <w:t>address</w:t>
      </w:r>
      <w:r>
        <w:rPr>
          <w:spacing w:val="-7"/>
        </w:rPr>
        <w:t xml:space="preserve"> </w:t>
      </w:r>
      <w:r>
        <w:t>risks</w:t>
      </w:r>
      <w:r>
        <w:rPr>
          <w:spacing w:val="-7"/>
        </w:rPr>
        <w:t xml:space="preserve"> </w:t>
      </w:r>
      <w:r>
        <w:t>early</w:t>
      </w:r>
      <w:r>
        <w:rPr>
          <w:spacing w:val="-7"/>
        </w:rPr>
        <w:t xml:space="preserve"> </w:t>
      </w:r>
      <w:r>
        <w:t>on</w:t>
      </w:r>
      <w:r>
        <w:rPr>
          <w:spacing w:val="-7"/>
        </w:rPr>
        <w:t xml:space="preserve"> </w:t>
      </w:r>
      <w:r>
        <w:t>and</w:t>
      </w:r>
      <w:r>
        <w:rPr>
          <w:spacing w:val="-7"/>
        </w:rPr>
        <w:t xml:space="preserve"> </w:t>
      </w:r>
      <w:r>
        <w:t>enable</w:t>
      </w:r>
      <w:r>
        <w:rPr>
          <w:spacing w:val="-7"/>
        </w:rPr>
        <w:t xml:space="preserve"> </w:t>
      </w:r>
      <w:r>
        <w:t>the</w:t>
      </w:r>
      <w:r>
        <w:rPr>
          <w:spacing w:val="-7"/>
        </w:rPr>
        <w:t xml:space="preserve"> </w:t>
      </w:r>
      <w:r>
        <w:t>project</w:t>
      </w:r>
      <w:r>
        <w:rPr>
          <w:spacing w:val="-7"/>
        </w:rPr>
        <w:t xml:space="preserve"> </w:t>
      </w:r>
      <w:r>
        <w:t>to</w:t>
      </w:r>
      <w:r>
        <w:rPr>
          <w:spacing w:val="-7"/>
        </w:rPr>
        <w:t xml:space="preserve"> </w:t>
      </w:r>
      <w:r>
        <w:t>commence immediately upon</w:t>
      </w:r>
      <w:r>
        <w:rPr>
          <w:spacing w:val="-15"/>
        </w:rPr>
        <w:t xml:space="preserve"> </w:t>
      </w:r>
      <w:r>
        <w:t>award.</w:t>
      </w:r>
    </w:p>
    <w:p w14:paraId="1FA4F4BD" w14:textId="77777777" w:rsidR="00656154" w:rsidRDefault="00CE621D">
      <w:pPr>
        <w:pStyle w:val="BodyText"/>
        <w:spacing w:before="98"/>
        <w:ind w:left="100" w:right="106"/>
      </w:pPr>
      <w:r>
        <w:t>Table 5 summarizes target milestones by quarter based on the project schedule and an assumed start date in Q3 of Fiscal Year 2019.</w:t>
      </w:r>
    </w:p>
    <w:p w14:paraId="164DB7DA" w14:textId="77777777" w:rsidR="00656154" w:rsidRDefault="00656154">
      <w:pPr>
        <w:sectPr w:rsidR="00656154">
          <w:pgSz w:w="12240" w:h="15840"/>
          <w:pgMar w:top="1500" w:right="1280" w:bottom="960" w:left="1340" w:header="0" w:footer="779" w:gutter="0"/>
          <w:cols w:space="720"/>
        </w:sectPr>
      </w:pPr>
    </w:p>
    <w:p w14:paraId="3E92DAB8" w14:textId="77777777" w:rsidR="00656154" w:rsidRDefault="00CE621D">
      <w:pPr>
        <w:pStyle w:val="BodyText"/>
        <w:spacing w:before="92" w:after="19" w:line="240" w:lineRule="auto"/>
        <w:ind w:left="3614"/>
        <w:jc w:val="left"/>
      </w:pPr>
      <w:r>
        <w:lastRenderedPageBreak/>
        <w:t>Table 5: Project Milestones</w:t>
      </w:r>
    </w:p>
    <w:tbl>
      <w:tblPr>
        <w:tblW w:w="0" w:type="auto"/>
        <w:tblInd w:w="139"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7439"/>
        <w:gridCol w:w="1885"/>
      </w:tblGrid>
      <w:tr w:rsidR="00656154" w14:paraId="700A3ECC" w14:textId="77777777">
        <w:trPr>
          <w:trHeight w:hRule="exact" w:val="247"/>
        </w:trPr>
        <w:tc>
          <w:tcPr>
            <w:tcW w:w="7439" w:type="dxa"/>
          </w:tcPr>
          <w:p w14:paraId="22DDAB59" w14:textId="77777777" w:rsidR="00656154" w:rsidRDefault="00CE621D">
            <w:pPr>
              <w:pStyle w:val="TableParagraph"/>
              <w:spacing w:line="224" w:lineRule="exact"/>
              <w:rPr>
                <w:sz w:val="20"/>
              </w:rPr>
            </w:pPr>
            <w:r>
              <w:rPr>
                <w:sz w:val="20"/>
              </w:rPr>
              <w:t>Milestone</w:t>
            </w:r>
          </w:p>
        </w:tc>
        <w:tc>
          <w:tcPr>
            <w:tcW w:w="1885" w:type="dxa"/>
          </w:tcPr>
          <w:p w14:paraId="2D033B64" w14:textId="77777777" w:rsidR="00656154" w:rsidRDefault="00CE621D">
            <w:pPr>
              <w:pStyle w:val="TableParagraph"/>
              <w:spacing w:line="224" w:lineRule="exact"/>
              <w:ind w:left="81" w:right="81"/>
              <w:jc w:val="center"/>
              <w:rPr>
                <w:sz w:val="20"/>
              </w:rPr>
            </w:pPr>
            <w:r>
              <w:rPr>
                <w:sz w:val="20"/>
              </w:rPr>
              <w:t>Target Completion</w:t>
            </w:r>
          </w:p>
        </w:tc>
      </w:tr>
      <w:tr w:rsidR="00656154" w14:paraId="3849FB55" w14:textId="77777777">
        <w:trPr>
          <w:trHeight w:hRule="exact" w:val="725"/>
        </w:trPr>
        <w:tc>
          <w:tcPr>
            <w:tcW w:w="7439" w:type="dxa"/>
          </w:tcPr>
          <w:p w14:paraId="5417FF49" w14:textId="77777777" w:rsidR="00656154" w:rsidRDefault="00CE621D">
            <w:pPr>
              <w:pStyle w:val="TableParagraph"/>
              <w:spacing w:line="219" w:lineRule="exact"/>
              <w:rPr>
                <w:sz w:val="20"/>
              </w:rPr>
            </w:pPr>
            <w:r>
              <w:rPr>
                <w:sz w:val="20"/>
              </w:rPr>
              <w:t>GBO electronics printed circuit board design; hardware procurements; RFI  char-</w:t>
            </w:r>
          </w:p>
          <w:p w14:paraId="37A97201" w14:textId="77777777" w:rsidR="00656154" w:rsidRDefault="00CE621D">
            <w:pPr>
              <w:pStyle w:val="TableParagraph"/>
              <w:spacing w:before="3" w:line="230" w:lineRule="auto"/>
              <w:rPr>
                <w:sz w:val="20"/>
              </w:rPr>
            </w:pPr>
            <w:r>
              <w:rPr>
                <w:sz w:val="20"/>
              </w:rPr>
              <w:t>acterization and preliminary RFI excision algorithm design in collaboration with GBO REU and UCB summer undergraduate students.</w:t>
            </w:r>
          </w:p>
        </w:tc>
        <w:tc>
          <w:tcPr>
            <w:tcW w:w="1885" w:type="dxa"/>
          </w:tcPr>
          <w:p w14:paraId="7A876C12" w14:textId="77777777" w:rsidR="00656154" w:rsidRDefault="00CE621D">
            <w:pPr>
              <w:pStyle w:val="TableParagraph"/>
              <w:spacing w:line="224" w:lineRule="exact"/>
              <w:ind w:left="81" w:right="81"/>
              <w:jc w:val="center"/>
              <w:rPr>
                <w:sz w:val="20"/>
              </w:rPr>
            </w:pPr>
            <w:r>
              <w:rPr>
                <w:sz w:val="20"/>
              </w:rPr>
              <w:t>FY2019 - Q4</w:t>
            </w:r>
          </w:p>
        </w:tc>
      </w:tr>
      <w:tr w:rsidR="00656154" w14:paraId="79186143" w14:textId="77777777">
        <w:trPr>
          <w:trHeight w:hRule="exact" w:val="247"/>
        </w:trPr>
        <w:tc>
          <w:tcPr>
            <w:tcW w:w="7439" w:type="dxa"/>
          </w:tcPr>
          <w:p w14:paraId="093BAB0C" w14:textId="77777777" w:rsidR="00656154" w:rsidRDefault="00CE621D">
            <w:pPr>
              <w:pStyle w:val="TableParagraph"/>
              <w:spacing w:line="224" w:lineRule="exact"/>
              <w:rPr>
                <w:sz w:val="20"/>
              </w:rPr>
            </w:pPr>
            <w:r>
              <w:rPr>
                <w:sz w:val="20"/>
              </w:rPr>
              <w:t>Development of new FPGA firmware</w:t>
            </w:r>
          </w:p>
        </w:tc>
        <w:tc>
          <w:tcPr>
            <w:tcW w:w="1885" w:type="dxa"/>
          </w:tcPr>
          <w:p w14:paraId="511DA38E" w14:textId="77777777" w:rsidR="00656154" w:rsidRDefault="00CE621D">
            <w:pPr>
              <w:pStyle w:val="TableParagraph"/>
              <w:spacing w:line="224" w:lineRule="exact"/>
              <w:ind w:left="81" w:right="81"/>
              <w:jc w:val="center"/>
              <w:rPr>
                <w:sz w:val="20"/>
              </w:rPr>
            </w:pPr>
            <w:r>
              <w:rPr>
                <w:sz w:val="20"/>
              </w:rPr>
              <w:t>FY2020 - Q2</w:t>
            </w:r>
          </w:p>
        </w:tc>
      </w:tr>
      <w:tr w:rsidR="00656154" w14:paraId="3BC015A8" w14:textId="77777777">
        <w:trPr>
          <w:trHeight w:hRule="exact" w:val="247"/>
        </w:trPr>
        <w:tc>
          <w:tcPr>
            <w:tcW w:w="7439" w:type="dxa"/>
          </w:tcPr>
          <w:p w14:paraId="37585003" w14:textId="77777777" w:rsidR="00656154" w:rsidRDefault="00CE621D">
            <w:pPr>
              <w:pStyle w:val="TableParagraph"/>
              <w:spacing w:line="224" w:lineRule="exact"/>
              <w:rPr>
                <w:sz w:val="20"/>
              </w:rPr>
            </w:pPr>
            <w:r>
              <w:rPr>
                <w:sz w:val="20"/>
              </w:rPr>
              <w:t>Iterative FPGA firmware testing (simulations)</w:t>
            </w:r>
          </w:p>
        </w:tc>
        <w:tc>
          <w:tcPr>
            <w:tcW w:w="1885" w:type="dxa"/>
          </w:tcPr>
          <w:p w14:paraId="5202428E" w14:textId="77777777" w:rsidR="00656154" w:rsidRDefault="00CE621D">
            <w:pPr>
              <w:pStyle w:val="TableParagraph"/>
              <w:spacing w:line="224" w:lineRule="exact"/>
              <w:ind w:left="81" w:right="81"/>
              <w:jc w:val="center"/>
              <w:rPr>
                <w:sz w:val="20"/>
              </w:rPr>
            </w:pPr>
            <w:r>
              <w:rPr>
                <w:sz w:val="20"/>
              </w:rPr>
              <w:t>FY2020 - Q3</w:t>
            </w:r>
          </w:p>
        </w:tc>
      </w:tr>
      <w:tr w:rsidR="00656154" w14:paraId="10F2C647" w14:textId="77777777">
        <w:trPr>
          <w:trHeight w:hRule="exact" w:val="725"/>
        </w:trPr>
        <w:tc>
          <w:tcPr>
            <w:tcW w:w="7439" w:type="dxa"/>
          </w:tcPr>
          <w:p w14:paraId="530BA03A" w14:textId="77777777" w:rsidR="00656154" w:rsidRDefault="00CE621D">
            <w:pPr>
              <w:pStyle w:val="TableParagraph"/>
              <w:spacing w:line="219" w:lineRule="exact"/>
              <w:rPr>
                <w:sz w:val="20"/>
              </w:rPr>
            </w:pPr>
            <w:r>
              <w:rPr>
                <w:sz w:val="20"/>
              </w:rPr>
              <w:t>FPGA firmware/hardware integration; RFI excision algorithm testing in  collabo-</w:t>
            </w:r>
          </w:p>
          <w:p w14:paraId="000EB4E1" w14:textId="77777777" w:rsidR="00656154" w:rsidRDefault="00CE621D">
            <w:pPr>
              <w:pStyle w:val="TableParagraph"/>
              <w:spacing w:before="3" w:line="230" w:lineRule="auto"/>
              <w:rPr>
                <w:sz w:val="20"/>
              </w:rPr>
            </w:pPr>
            <w:r>
              <w:rPr>
                <w:sz w:val="20"/>
              </w:rPr>
              <w:t>ration with summer student; Two-week student internship; Document standards and best practices for assessing RFI excision techniques</w:t>
            </w:r>
          </w:p>
        </w:tc>
        <w:tc>
          <w:tcPr>
            <w:tcW w:w="1885" w:type="dxa"/>
          </w:tcPr>
          <w:p w14:paraId="4F3DCD1E" w14:textId="77777777" w:rsidR="00656154" w:rsidRDefault="00CE621D">
            <w:pPr>
              <w:pStyle w:val="TableParagraph"/>
              <w:spacing w:line="224" w:lineRule="exact"/>
              <w:ind w:left="81" w:right="81"/>
              <w:jc w:val="center"/>
              <w:rPr>
                <w:sz w:val="20"/>
              </w:rPr>
            </w:pPr>
            <w:r>
              <w:rPr>
                <w:sz w:val="20"/>
              </w:rPr>
              <w:t>FY2020 - Q4</w:t>
            </w:r>
          </w:p>
        </w:tc>
      </w:tr>
      <w:tr w:rsidR="00656154" w14:paraId="5934E272" w14:textId="77777777">
        <w:trPr>
          <w:trHeight w:hRule="exact" w:val="486"/>
        </w:trPr>
        <w:tc>
          <w:tcPr>
            <w:tcW w:w="7439" w:type="dxa"/>
          </w:tcPr>
          <w:p w14:paraId="4CAD52C1" w14:textId="77777777" w:rsidR="00656154" w:rsidRDefault="00CE621D">
            <w:pPr>
              <w:pStyle w:val="TableParagraph"/>
              <w:spacing w:line="219" w:lineRule="exact"/>
              <w:rPr>
                <w:sz w:val="20"/>
              </w:rPr>
            </w:pPr>
            <w:r>
              <w:rPr>
                <w:sz w:val="20"/>
              </w:rPr>
              <w:t>Iterative independent instrument testing with RFI excision techniques;    Develop</w:t>
            </w:r>
          </w:p>
          <w:p w14:paraId="304CA276" w14:textId="77777777" w:rsidR="00656154" w:rsidRDefault="00CE621D">
            <w:pPr>
              <w:pStyle w:val="TableParagraph"/>
              <w:spacing w:line="244" w:lineRule="exact"/>
              <w:rPr>
                <w:sz w:val="20"/>
              </w:rPr>
            </w:pPr>
            <w:r>
              <w:rPr>
                <w:sz w:val="20"/>
              </w:rPr>
              <w:t>plan, schedule, and budget for phase two</w:t>
            </w:r>
          </w:p>
        </w:tc>
        <w:tc>
          <w:tcPr>
            <w:tcW w:w="1885" w:type="dxa"/>
          </w:tcPr>
          <w:p w14:paraId="0701555F" w14:textId="77777777" w:rsidR="00656154" w:rsidRDefault="00CE621D">
            <w:pPr>
              <w:pStyle w:val="TableParagraph"/>
              <w:spacing w:line="224" w:lineRule="exact"/>
              <w:ind w:left="81" w:right="81"/>
              <w:jc w:val="center"/>
              <w:rPr>
                <w:sz w:val="20"/>
              </w:rPr>
            </w:pPr>
            <w:r>
              <w:rPr>
                <w:sz w:val="20"/>
              </w:rPr>
              <w:t>FY2021 - Q1</w:t>
            </w:r>
          </w:p>
        </w:tc>
      </w:tr>
      <w:tr w:rsidR="00656154" w14:paraId="7476F7C9" w14:textId="77777777">
        <w:trPr>
          <w:trHeight w:hRule="exact" w:val="247"/>
        </w:trPr>
        <w:tc>
          <w:tcPr>
            <w:tcW w:w="7439" w:type="dxa"/>
          </w:tcPr>
          <w:p w14:paraId="5CE00D73" w14:textId="77777777" w:rsidR="00656154" w:rsidRDefault="00CE621D">
            <w:pPr>
              <w:pStyle w:val="TableParagraph"/>
              <w:spacing w:line="224" w:lineRule="exact"/>
              <w:rPr>
                <w:sz w:val="20"/>
              </w:rPr>
            </w:pPr>
            <w:r>
              <w:rPr>
                <w:sz w:val="20"/>
              </w:rPr>
              <w:t>Iterative integration testing with VCU118</w:t>
            </w:r>
          </w:p>
        </w:tc>
        <w:tc>
          <w:tcPr>
            <w:tcW w:w="1885" w:type="dxa"/>
          </w:tcPr>
          <w:p w14:paraId="1A70CD0C" w14:textId="77777777" w:rsidR="00656154" w:rsidRDefault="00CE621D">
            <w:pPr>
              <w:pStyle w:val="TableParagraph"/>
              <w:spacing w:line="224" w:lineRule="exact"/>
              <w:ind w:left="81" w:right="81"/>
              <w:jc w:val="center"/>
              <w:rPr>
                <w:sz w:val="20"/>
              </w:rPr>
            </w:pPr>
            <w:r>
              <w:rPr>
                <w:sz w:val="20"/>
              </w:rPr>
              <w:t>FY2021 - Q3</w:t>
            </w:r>
          </w:p>
        </w:tc>
      </w:tr>
      <w:tr w:rsidR="00656154" w14:paraId="011CE4F2" w14:textId="77777777">
        <w:trPr>
          <w:trHeight w:hRule="exact" w:val="247"/>
        </w:trPr>
        <w:tc>
          <w:tcPr>
            <w:tcW w:w="7439" w:type="dxa"/>
          </w:tcPr>
          <w:p w14:paraId="130CBD3A" w14:textId="77777777" w:rsidR="00656154" w:rsidRDefault="00CE621D">
            <w:pPr>
              <w:pStyle w:val="TableParagraph"/>
              <w:spacing w:line="224" w:lineRule="exact"/>
              <w:rPr>
                <w:sz w:val="20"/>
              </w:rPr>
            </w:pPr>
            <w:r>
              <w:rPr>
                <w:sz w:val="20"/>
              </w:rPr>
              <w:t>Document outcomes and final report</w:t>
            </w:r>
          </w:p>
        </w:tc>
        <w:tc>
          <w:tcPr>
            <w:tcW w:w="1885" w:type="dxa"/>
          </w:tcPr>
          <w:p w14:paraId="6AC4206D" w14:textId="77777777" w:rsidR="00656154" w:rsidRDefault="00CE621D">
            <w:pPr>
              <w:pStyle w:val="TableParagraph"/>
              <w:spacing w:line="224" w:lineRule="exact"/>
              <w:ind w:left="81" w:right="81"/>
              <w:jc w:val="center"/>
              <w:rPr>
                <w:sz w:val="20"/>
              </w:rPr>
            </w:pPr>
            <w:r>
              <w:rPr>
                <w:sz w:val="20"/>
              </w:rPr>
              <w:t>FY2021 - Q4</w:t>
            </w:r>
          </w:p>
        </w:tc>
      </w:tr>
    </w:tbl>
    <w:p w14:paraId="4C87C83E" w14:textId="77777777" w:rsidR="00656154" w:rsidRDefault="00656154">
      <w:pPr>
        <w:pStyle w:val="BodyText"/>
        <w:spacing w:before="11" w:line="240" w:lineRule="auto"/>
        <w:jc w:val="left"/>
        <w:rPr>
          <w:sz w:val="29"/>
        </w:rPr>
      </w:pPr>
    </w:p>
    <w:p w14:paraId="1019D270" w14:textId="77777777" w:rsidR="00656154" w:rsidRDefault="00CE621D">
      <w:pPr>
        <w:pStyle w:val="Heading2"/>
        <w:numPr>
          <w:ilvl w:val="0"/>
          <w:numId w:val="3"/>
        </w:numPr>
        <w:tabs>
          <w:tab w:val="left" w:pos="486"/>
        </w:tabs>
        <w:ind w:left="485" w:hanging="385"/>
        <w:jc w:val="both"/>
      </w:pPr>
      <w:r>
        <w:t>Performance</w:t>
      </w:r>
      <w:r>
        <w:rPr>
          <w:spacing w:val="-11"/>
        </w:rPr>
        <w:t xml:space="preserve"> </w:t>
      </w:r>
      <w:r>
        <w:t>Measures</w:t>
      </w:r>
    </w:p>
    <w:p w14:paraId="49AABE72" w14:textId="77777777" w:rsidR="00656154" w:rsidRDefault="00CE621D">
      <w:pPr>
        <w:pStyle w:val="BodyText"/>
        <w:spacing w:before="162" w:line="240" w:lineRule="auto"/>
        <w:ind w:left="100"/>
      </w:pPr>
      <w:r>
        <w:t>Program management performance measures throughout the project life-cycle will include:</w:t>
      </w:r>
    </w:p>
    <w:p w14:paraId="3658F840" w14:textId="77777777" w:rsidR="00656154" w:rsidRDefault="00656154">
      <w:pPr>
        <w:pStyle w:val="BodyText"/>
        <w:spacing w:before="8" w:line="240" w:lineRule="auto"/>
        <w:jc w:val="left"/>
        <w:rPr>
          <w:sz w:val="21"/>
        </w:rPr>
      </w:pPr>
    </w:p>
    <w:p w14:paraId="0E388B1E" w14:textId="77777777" w:rsidR="00656154" w:rsidRDefault="007B219B">
      <w:pPr>
        <w:pStyle w:val="BodyText"/>
        <w:ind w:left="598" w:right="106"/>
      </w:pPr>
      <w:r>
        <w:pict w14:anchorId="0ED0732D">
          <v:shape id="_x0000_s1030" type="#_x0000_t202" style="position:absolute;left:0;text-align:left;margin-left:86.95pt;margin-top:1.9pt;width:5pt;height:17.3pt;z-index:251664384;mso-position-horizontal-relative:page" filled="f" stroked="f">
            <v:textbox inset="0,0,0,0">
              <w:txbxContent>
                <w:p w14:paraId="17F64EFF"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 xml:space="preserve">Analysis and monitoring of the project baseline (cost, schedule, scope) and controlling the baseline. Changes to the baseline will follow </w:t>
      </w:r>
      <w:r w:rsidR="00CE621D" w:rsidRPr="00CE621D">
        <w:rPr>
          <w:highlight w:val="yellow"/>
          <w:rPrChange w:id="278" w:author="Laura Jensen" w:date="2018-11-13T09:29:00Z">
            <w:rPr/>
          </w:rPrChange>
        </w:rPr>
        <w:t>GBO</w:t>
      </w:r>
      <w:ins w:id="279" w:author="Laura Jensen" w:date="2018-11-13T09:29:00Z">
        <w:r w:rsidR="00CE621D" w:rsidRPr="00CE621D">
          <w:rPr>
            <w:highlight w:val="yellow"/>
            <w:rPrChange w:id="280" w:author="Laura Jensen" w:date="2018-11-13T09:29:00Z">
              <w:rPr/>
            </w:rPrChange>
          </w:rPr>
          <w:t>’</w:t>
        </w:r>
      </w:ins>
      <w:r w:rsidR="00CE621D" w:rsidRPr="00CE621D">
        <w:rPr>
          <w:highlight w:val="yellow"/>
          <w:rPrChange w:id="281" w:author="Laura Jensen" w:date="2018-11-13T09:29:00Z">
            <w:rPr/>
          </w:rPrChange>
        </w:rPr>
        <w:t>s</w:t>
      </w:r>
      <w:r w:rsidR="00CE621D">
        <w:t xml:space="preserve"> Change Management Process.</w:t>
      </w:r>
    </w:p>
    <w:p w14:paraId="2A3DA58A" w14:textId="77777777" w:rsidR="00656154" w:rsidRDefault="007B219B">
      <w:pPr>
        <w:pStyle w:val="BodyText"/>
        <w:ind w:left="598" w:right="106"/>
      </w:pPr>
      <w:r>
        <w:pict w14:anchorId="6DDF3440">
          <v:shape id="_x0000_s1029" type="#_x0000_t202" style="position:absolute;left:0;text-align:left;margin-left:86.95pt;margin-top:1.9pt;width:5pt;height:17.3pt;z-index:251665408;mso-position-horizontal-relative:page" filled="f" stroked="f">
            <v:textbox inset="0,0,0,0">
              <w:txbxContent>
                <w:p w14:paraId="69393CAF"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Measuring</w:t>
      </w:r>
      <w:r w:rsidR="00CE621D">
        <w:rPr>
          <w:spacing w:val="-5"/>
        </w:rPr>
        <w:t xml:space="preserve"> </w:t>
      </w:r>
      <w:r w:rsidR="00CE621D">
        <w:t>project</w:t>
      </w:r>
      <w:r w:rsidR="00CE621D">
        <w:rPr>
          <w:spacing w:val="-5"/>
        </w:rPr>
        <w:t xml:space="preserve"> </w:t>
      </w:r>
      <w:r w:rsidR="00CE621D">
        <w:t>activities</w:t>
      </w:r>
      <w:r w:rsidR="00CE621D">
        <w:rPr>
          <w:spacing w:val="-5"/>
        </w:rPr>
        <w:t xml:space="preserve"> </w:t>
      </w:r>
      <w:r w:rsidR="00CE621D">
        <w:t>through</w:t>
      </w:r>
      <w:r w:rsidR="00CE621D">
        <w:rPr>
          <w:spacing w:val="-5"/>
        </w:rPr>
        <w:t xml:space="preserve"> </w:t>
      </w:r>
      <w:r w:rsidR="00CE621D">
        <w:t>the</w:t>
      </w:r>
      <w:r w:rsidR="00CE621D">
        <w:rPr>
          <w:spacing w:val="-5"/>
        </w:rPr>
        <w:t xml:space="preserve"> </w:t>
      </w:r>
      <w:r w:rsidR="00CE621D">
        <w:t>appropriate</w:t>
      </w:r>
      <w:r w:rsidR="00CE621D">
        <w:rPr>
          <w:spacing w:val="-5"/>
        </w:rPr>
        <w:t xml:space="preserve"> </w:t>
      </w:r>
      <w:r w:rsidR="00CE621D">
        <w:t>allocation</w:t>
      </w:r>
      <w:r w:rsidR="00CE621D">
        <w:rPr>
          <w:spacing w:val="-5"/>
        </w:rPr>
        <w:t xml:space="preserve"> </w:t>
      </w:r>
      <w:r w:rsidR="00CE621D">
        <w:t>of</w:t>
      </w:r>
      <w:r w:rsidR="00CE621D">
        <w:rPr>
          <w:spacing w:val="-5"/>
        </w:rPr>
        <w:t xml:space="preserve"> </w:t>
      </w:r>
      <w:r w:rsidR="00CE621D">
        <w:t>iterative</w:t>
      </w:r>
      <w:r w:rsidR="00CE621D">
        <w:rPr>
          <w:spacing w:val="-5"/>
        </w:rPr>
        <w:t xml:space="preserve"> </w:t>
      </w:r>
      <w:r w:rsidR="00CE621D">
        <w:t>verification</w:t>
      </w:r>
      <w:r w:rsidR="00CE621D">
        <w:rPr>
          <w:spacing w:val="-5"/>
        </w:rPr>
        <w:t xml:space="preserve"> </w:t>
      </w:r>
      <w:r w:rsidR="00CE621D">
        <w:t>and</w:t>
      </w:r>
      <w:r w:rsidR="00CE621D">
        <w:rPr>
          <w:spacing w:val="-5"/>
        </w:rPr>
        <w:t xml:space="preserve"> </w:t>
      </w:r>
      <w:r w:rsidR="00CE621D">
        <w:t>validation of results against</w:t>
      </w:r>
      <w:r w:rsidR="00CE621D">
        <w:rPr>
          <w:spacing w:val="-17"/>
        </w:rPr>
        <w:t xml:space="preserve"> </w:t>
      </w:r>
      <w:r w:rsidR="00CE621D">
        <w:t>hypothesis.</w:t>
      </w:r>
    </w:p>
    <w:p w14:paraId="1A0455FC" w14:textId="77777777" w:rsidR="00656154" w:rsidRDefault="007B219B">
      <w:pPr>
        <w:pStyle w:val="BodyText"/>
        <w:ind w:left="598" w:right="106"/>
      </w:pPr>
      <w:r>
        <w:pict w14:anchorId="26E47037">
          <v:shape id="_x0000_s1028" type="#_x0000_t202" style="position:absolute;left:0;text-align:left;margin-left:86.95pt;margin-top:1.9pt;width:5pt;height:17.3pt;z-index:251666432;mso-position-horizontal-relative:page" filled="f" stroked="f">
            <v:textbox inset="0,0,0,0">
              <w:txbxContent>
                <w:p w14:paraId="695F6B8A"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Communications and stakeholder management through notifications, project reports, presentations, feedback,</w:t>
      </w:r>
      <w:r w:rsidR="00CE621D">
        <w:rPr>
          <w:spacing w:val="-10"/>
        </w:rPr>
        <w:t xml:space="preserve"> </w:t>
      </w:r>
      <w:r w:rsidR="00CE621D">
        <w:t>correspondence,</w:t>
      </w:r>
      <w:r w:rsidR="00CE621D">
        <w:rPr>
          <w:spacing w:val="-10"/>
        </w:rPr>
        <w:t xml:space="preserve"> </w:t>
      </w:r>
      <w:r w:rsidR="00CE621D">
        <w:t>meeting</w:t>
      </w:r>
      <w:r w:rsidR="00CE621D">
        <w:rPr>
          <w:spacing w:val="-12"/>
        </w:rPr>
        <w:t xml:space="preserve"> </w:t>
      </w:r>
      <w:r w:rsidR="00CE621D">
        <w:t>minutes,</w:t>
      </w:r>
      <w:r w:rsidR="00CE621D">
        <w:rPr>
          <w:spacing w:val="-10"/>
        </w:rPr>
        <w:t xml:space="preserve"> </w:t>
      </w:r>
      <w:r w:rsidR="00CE621D">
        <w:t>and</w:t>
      </w:r>
      <w:r w:rsidR="00CE621D">
        <w:rPr>
          <w:spacing w:val="-12"/>
        </w:rPr>
        <w:t xml:space="preserve"> </w:t>
      </w:r>
      <w:r w:rsidR="00CE621D">
        <w:t>other</w:t>
      </w:r>
      <w:r w:rsidR="00CE621D">
        <w:rPr>
          <w:spacing w:val="-12"/>
        </w:rPr>
        <w:t xml:space="preserve"> </w:t>
      </w:r>
      <w:r w:rsidR="00CE621D">
        <w:t>actions</w:t>
      </w:r>
      <w:r w:rsidR="00CE621D">
        <w:rPr>
          <w:spacing w:val="-12"/>
        </w:rPr>
        <w:t xml:space="preserve"> </w:t>
      </w:r>
      <w:r w:rsidR="00CE621D">
        <w:t>indicating</w:t>
      </w:r>
      <w:r w:rsidR="00CE621D">
        <w:rPr>
          <w:spacing w:val="-12"/>
        </w:rPr>
        <w:t xml:space="preserve"> </w:t>
      </w:r>
      <w:r w:rsidR="00CE621D">
        <w:t>transparency</w:t>
      </w:r>
      <w:r w:rsidR="00CE621D">
        <w:rPr>
          <w:spacing w:val="-11"/>
        </w:rPr>
        <w:t xml:space="preserve"> </w:t>
      </w:r>
      <w:r w:rsidR="00CE621D">
        <w:t>in</w:t>
      </w:r>
      <w:r w:rsidR="00CE621D">
        <w:rPr>
          <w:spacing w:val="-12"/>
        </w:rPr>
        <w:t xml:space="preserve"> </w:t>
      </w:r>
      <w:r w:rsidR="00CE621D">
        <w:t>the</w:t>
      </w:r>
      <w:r w:rsidR="00CE621D">
        <w:rPr>
          <w:spacing w:val="-12"/>
        </w:rPr>
        <w:t xml:space="preserve"> </w:t>
      </w:r>
      <w:r w:rsidR="00CE621D">
        <w:t>manage- ment of the</w:t>
      </w:r>
      <w:r w:rsidR="00CE621D">
        <w:rPr>
          <w:spacing w:val="-13"/>
        </w:rPr>
        <w:t xml:space="preserve"> </w:t>
      </w:r>
      <w:r w:rsidR="00CE621D">
        <w:t>project.</w:t>
      </w:r>
    </w:p>
    <w:p w14:paraId="33635686" w14:textId="77777777" w:rsidR="00656154" w:rsidRDefault="007B219B">
      <w:pPr>
        <w:pStyle w:val="BodyText"/>
        <w:ind w:left="598" w:right="106"/>
      </w:pPr>
      <w:r>
        <w:pict w14:anchorId="24B1B64A">
          <v:shape id="_x0000_s1027" type="#_x0000_t202" style="position:absolute;left:0;text-align:left;margin-left:86.95pt;margin-top:1.9pt;width:5pt;height:17.3pt;z-index:251667456;mso-position-horizontal-relative:page" filled="f" stroked="f">
            <v:textbox inset="0,0,0,0">
              <w:txbxContent>
                <w:p w14:paraId="752B9AEB"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Meaningful undergraduate summer student engagement and an organized summer student intern- ship in year two. Undergraduate summer students will receive assessments based on validated eval- uation instruments and NSF-INCLUDES requirements.</w:t>
      </w:r>
    </w:p>
    <w:p w14:paraId="04FB3271" w14:textId="77777777" w:rsidR="00656154" w:rsidRDefault="007B219B">
      <w:pPr>
        <w:pStyle w:val="BodyText"/>
        <w:ind w:left="598" w:right="106"/>
      </w:pPr>
      <w:r>
        <w:pict w14:anchorId="50AAF339">
          <v:shape id="_x0000_s1026" type="#_x0000_t202" style="position:absolute;left:0;text-align:left;margin-left:86.95pt;margin-top:1.9pt;width:5pt;height:17.3pt;z-index:251668480;mso-position-horizontal-relative:page" filled="f" stroked="f">
            <v:textbox inset="0,0,0,0">
              <w:txbxContent>
                <w:p w14:paraId="362127CB" w14:textId="77777777" w:rsidR="00CE621D" w:rsidRDefault="00CE621D">
                  <w:pPr>
                    <w:pStyle w:val="BodyText"/>
                    <w:spacing w:line="242" w:lineRule="exact"/>
                    <w:jc w:val="left"/>
                    <w:rPr>
                      <w:rFonts w:ascii="Lucida Sans Unicode" w:hAnsi="Lucida Sans Unicode"/>
                    </w:rPr>
                  </w:pPr>
                  <w:r>
                    <w:rPr>
                      <w:rFonts w:ascii="Lucida Sans Unicode" w:hAnsi="Lucida Sans Unicode"/>
                      <w:w w:val="78"/>
                    </w:rPr>
                    <w:t>•</w:t>
                  </w:r>
                </w:p>
              </w:txbxContent>
            </v:textbox>
            <w10:wrap anchorx="page"/>
          </v:shape>
        </w:pict>
      </w:r>
      <w:r w:rsidR="00CE621D">
        <w:t>Controlling</w:t>
      </w:r>
      <w:r w:rsidR="00CE621D">
        <w:rPr>
          <w:spacing w:val="-9"/>
        </w:rPr>
        <w:t xml:space="preserve"> </w:t>
      </w:r>
      <w:r w:rsidR="00CE621D">
        <w:t>risks</w:t>
      </w:r>
      <w:r w:rsidR="00CE621D">
        <w:rPr>
          <w:spacing w:val="-9"/>
        </w:rPr>
        <w:t xml:space="preserve"> </w:t>
      </w:r>
      <w:r w:rsidR="00CE621D">
        <w:t>through</w:t>
      </w:r>
      <w:r w:rsidR="00CE621D">
        <w:rPr>
          <w:spacing w:val="-9"/>
        </w:rPr>
        <w:t xml:space="preserve"> </w:t>
      </w:r>
      <w:r w:rsidR="00CE621D">
        <w:t>active</w:t>
      </w:r>
      <w:r w:rsidR="00CE621D">
        <w:rPr>
          <w:spacing w:val="-9"/>
        </w:rPr>
        <w:t xml:space="preserve"> </w:t>
      </w:r>
      <w:r w:rsidR="00CE621D">
        <w:t>management</w:t>
      </w:r>
      <w:r w:rsidR="00CE621D">
        <w:rPr>
          <w:spacing w:val="-9"/>
        </w:rPr>
        <w:t xml:space="preserve"> </w:t>
      </w:r>
      <w:r w:rsidR="00CE621D">
        <w:t>of</w:t>
      </w:r>
      <w:r w:rsidR="00CE621D">
        <w:rPr>
          <w:spacing w:val="-9"/>
        </w:rPr>
        <w:t xml:space="preserve"> </w:t>
      </w:r>
      <w:r w:rsidR="00CE621D">
        <w:t>the</w:t>
      </w:r>
      <w:r w:rsidR="00CE621D">
        <w:rPr>
          <w:spacing w:val="-9"/>
        </w:rPr>
        <w:t xml:space="preserve"> </w:t>
      </w:r>
      <w:r w:rsidR="00CE621D">
        <w:t>risk</w:t>
      </w:r>
      <w:r w:rsidR="00CE621D">
        <w:rPr>
          <w:spacing w:val="-9"/>
        </w:rPr>
        <w:t xml:space="preserve"> </w:t>
      </w:r>
      <w:r w:rsidR="00CE621D">
        <w:t>register</w:t>
      </w:r>
      <w:r w:rsidR="00CE621D">
        <w:rPr>
          <w:spacing w:val="-9"/>
        </w:rPr>
        <w:t xml:space="preserve"> </w:t>
      </w:r>
      <w:r w:rsidR="00CE621D">
        <w:t>and</w:t>
      </w:r>
      <w:r w:rsidR="00CE621D">
        <w:rPr>
          <w:spacing w:val="-9"/>
        </w:rPr>
        <w:t xml:space="preserve"> </w:t>
      </w:r>
      <w:r w:rsidR="00CE621D">
        <w:t>the</w:t>
      </w:r>
      <w:r w:rsidR="00CE621D">
        <w:rPr>
          <w:spacing w:val="-9"/>
        </w:rPr>
        <w:t xml:space="preserve"> </w:t>
      </w:r>
      <w:r w:rsidR="00CE621D">
        <w:t>prioritization</w:t>
      </w:r>
      <w:r w:rsidR="00CE621D">
        <w:rPr>
          <w:spacing w:val="-9"/>
        </w:rPr>
        <w:t xml:space="preserve"> </w:t>
      </w:r>
      <w:r w:rsidR="00CE621D">
        <w:t>of</w:t>
      </w:r>
      <w:r w:rsidR="00CE621D">
        <w:rPr>
          <w:spacing w:val="-9"/>
        </w:rPr>
        <w:t xml:space="preserve"> </w:t>
      </w:r>
      <w:r w:rsidR="00CE621D">
        <w:t>highest</w:t>
      </w:r>
      <w:r w:rsidR="00CE621D">
        <w:rPr>
          <w:spacing w:val="-9"/>
        </w:rPr>
        <w:t xml:space="preserve"> </w:t>
      </w:r>
      <w:r w:rsidR="00CE621D">
        <w:t>risks through iterative research, development, and</w:t>
      </w:r>
      <w:r w:rsidR="00CE621D">
        <w:rPr>
          <w:spacing w:val="-34"/>
        </w:rPr>
        <w:t xml:space="preserve"> </w:t>
      </w:r>
      <w:r w:rsidR="00CE621D">
        <w:t>testing.</w:t>
      </w:r>
    </w:p>
    <w:p w14:paraId="33CAD1C6" w14:textId="77777777" w:rsidR="00656154" w:rsidRDefault="00656154">
      <w:pPr>
        <w:pStyle w:val="BodyText"/>
        <w:spacing w:before="4" w:line="240" w:lineRule="auto"/>
        <w:jc w:val="left"/>
        <w:rPr>
          <w:sz w:val="22"/>
        </w:rPr>
      </w:pPr>
    </w:p>
    <w:p w14:paraId="06DE5FAA" w14:textId="77777777" w:rsidR="00656154" w:rsidRDefault="00CE621D">
      <w:pPr>
        <w:pStyle w:val="BodyText"/>
        <w:ind w:left="100" w:right="106"/>
      </w:pPr>
      <w:r>
        <w:t>The</w:t>
      </w:r>
      <w:r>
        <w:rPr>
          <w:spacing w:val="-10"/>
        </w:rPr>
        <w:t xml:space="preserve"> </w:t>
      </w:r>
      <w:r>
        <w:t>GBO</w:t>
      </w:r>
      <w:r>
        <w:rPr>
          <w:spacing w:val="-10"/>
        </w:rPr>
        <w:t xml:space="preserve"> </w:t>
      </w:r>
      <w:r>
        <w:t>Program</w:t>
      </w:r>
      <w:r>
        <w:rPr>
          <w:spacing w:val="-10"/>
        </w:rPr>
        <w:t xml:space="preserve"> </w:t>
      </w:r>
      <w:r>
        <w:t>Manager</w:t>
      </w:r>
      <w:r>
        <w:rPr>
          <w:spacing w:val="-10"/>
        </w:rPr>
        <w:t xml:space="preserve"> </w:t>
      </w:r>
      <w:r>
        <w:t>will</w:t>
      </w:r>
      <w:r>
        <w:rPr>
          <w:spacing w:val="-10"/>
        </w:rPr>
        <w:t xml:space="preserve"> </w:t>
      </w:r>
      <w:r>
        <w:t>prepare</w:t>
      </w:r>
      <w:r>
        <w:rPr>
          <w:spacing w:val="-10"/>
        </w:rPr>
        <w:t xml:space="preserve"> </w:t>
      </w:r>
      <w:r>
        <w:t>and</w:t>
      </w:r>
      <w:r>
        <w:rPr>
          <w:spacing w:val="-10"/>
        </w:rPr>
        <w:t xml:space="preserve"> </w:t>
      </w:r>
      <w:r>
        <w:t>submit</w:t>
      </w:r>
      <w:r>
        <w:rPr>
          <w:spacing w:val="-10"/>
        </w:rPr>
        <w:t xml:space="preserve"> </w:t>
      </w:r>
      <w:r>
        <w:t>quarterly</w:t>
      </w:r>
      <w:r>
        <w:rPr>
          <w:spacing w:val="-10"/>
        </w:rPr>
        <w:t xml:space="preserve"> </w:t>
      </w:r>
      <w:r>
        <w:t>status</w:t>
      </w:r>
      <w:r>
        <w:rPr>
          <w:spacing w:val="-10"/>
        </w:rPr>
        <w:t xml:space="preserve"> </w:t>
      </w:r>
      <w:r>
        <w:t>reports</w:t>
      </w:r>
      <w:r>
        <w:rPr>
          <w:spacing w:val="-10"/>
        </w:rPr>
        <w:t xml:space="preserve"> </w:t>
      </w:r>
      <w:r>
        <w:t>for</w:t>
      </w:r>
      <w:r>
        <w:rPr>
          <w:spacing w:val="-10"/>
        </w:rPr>
        <w:t xml:space="preserve"> </w:t>
      </w:r>
      <w:r>
        <w:t>review</w:t>
      </w:r>
      <w:r>
        <w:rPr>
          <w:spacing w:val="-10"/>
        </w:rPr>
        <w:t xml:space="preserve"> </w:t>
      </w:r>
      <w:r>
        <w:t>by</w:t>
      </w:r>
      <w:r>
        <w:rPr>
          <w:spacing w:val="-10"/>
        </w:rPr>
        <w:t xml:space="preserve"> </w:t>
      </w:r>
      <w:r>
        <w:t>the</w:t>
      </w:r>
      <w:r>
        <w:rPr>
          <w:spacing w:val="-10"/>
        </w:rPr>
        <w:t xml:space="preserve"> </w:t>
      </w:r>
      <w:r>
        <w:t>project</w:t>
      </w:r>
      <w:r>
        <w:rPr>
          <w:spacing w:val="-10"/>
        </w:rPr>
        <w:t xml:space="preserve"> </w:t>
      </w:r>
      <w:r>
        <w:t>team, GBO</w:t>
      </w:r>
      <w:r>
        <w:rPr>
          <w:spacing w:val="-12"/>
        </w:rPr>
        <w:t xml:space="preserve"> </w:t>
      </w:r>
      <w:r>
        <w:t>Management,</w:t>
      </w:r>
      <w:r>
        <w:rPr>
          <w:spacing w:val="-11"/>
        </w:rPr>
        <w:t xml:space="preserve"> </w:t>
      </w:r>
      <w:r>
        <w:t>and</w:t>
      </w:r>
      <w:r>
        <w:rPr>
          <w:spacing w:val="-12"/>
        </w:rPr>
        <w:t xml:space="preserve"> </w:t>
      </w:r>
      <w:r>
        <w:t>collaborators.</w:t>
      </w:r>
      <w:r>
        <w:rPr>
          <w:spacing w:val="4"/>
        </w:rPr>
        <w:t xml:space="preserve"> </w:t>
      </w:r>
      <w:r>
        <w:t>Annual,</w:t>
      </w:r>
      <w:r>
        <w:rPr>
          <w:spacing w:val="-11"/>
        </w:rPr>
        <w:t xml:space="preserve"> </w:t>
      </w:r>
      <w:r>
        <w:t>Final,</w:t>
      </w:r>
      <w:r>
        <w:rPr>
          <w:spacing w:val="-11"/>
        </w:rPr>
        <w:t xml:space="preserve"> </w:t>
      </w:r>
      <w:r>
        <w:t>and</w:t>
      </w:r>
      <w:r>
        <w:rPr>
          <w:spacing w:val="-12"/>
        </w:rPr>
        <w:t xml:space="preserve"> </w:t>
      </w:r>
      <w:r>
        <w:t>Outcomes</w:t>
      </w:r>
      <w:r>
        <w:rPr>
          <w:spacing w:val="-12"/>
        </w:rPr>
        <w:t xml:space="preserve"> </w:t>
      </w:r>
      <w:r>
        <w:t>reports</w:t>
      </w:r>
      <w:r>
        <w:rPr>
          <w:spacing w:val="-12"/>
        </w:rPr>
        <w:t xml:space="preserve"> </w:t>
      </w:r>
      <w:r>
        <w:t>will</w:t>
      </w:r>
      <w:r>
        <w:rPr>
          <w:spacing w:val="-12"/>
        </w:rPr>
        <w:t xml:space="preserve"> </w:t>
      </w:r>
      <w:r>
        <w:t>be</w:t>
      </w:r>
      <w:r>
        <w:rPr>
          <w:spacing w:val="-12"/>
        </w:rPr>
        <w:t xml:space="preserve"> </w:t>
      </w:r>
      <w:r>
        <w:t>submitted</w:t>
      </w:r>
      <w:r>
        <w:rPr>
          <w:spacing w:val="-12"/>
        </w:rPr>
        <w:t xml:space="preserve"> </w:t>
      </w:r>
      <w:r>
        <w:t>in</w:t>
      </w:r>
      <w:r>
        <w:rPr>
          <w:spacing w:val="-12"/>
        </w:rPr>
        <w:t xml:space="preserve"> </w:t>
      </w:r>
      <w:r>
        <w:t>accordance with NSF</w:t>
      </w:r>
      <w:r>
        <w:rPr>
          <w:spacing w:val="-18"/>
        </w:rPr>
        <w:t xml:space="preserve"> </w:t>
      </w:r>
      <w:r>
        <w:t>requirements.</w:t>
      </w:r>
    </w:p>
    <w:p w14:paraId="1C08C238" w14:textId="77777777" w:rsidR="00656154" w:rsidRDefault="00656154">
      <w:pPr>
        <w:pStyle w:val="BodyText"/>
        <w:spacing w:line="240" w:lineRule="auto"/>
        <w:jc w:val="left"/>
        <w:rPr>
          <w:sz w:val="23"/>
        </w:rPr>
      </w:pPr>
    </w:p>
    <w:p w14:paraId="170FA06F" w14:textId="77777777" w:rsidR="00656154" w:rsidRDefault="00CE621D">
      <w:pPr>
        <w:pStyle w:val="Heading1"/>
      </w:pPr>
      <w:r>
        <w:t>V     Results from Prior NSF Support</w:t>
      </w:r>
    </w:p>
    <w:p w14:paraId="4D8A7DBE" w14:textId="008A5D8D" w:rsidR="00656154" w:rsidRDefault="00CE621D">
      <w:pPr>
        <w:pStyle w:val="BodyText"/>
        <w:spacing w:before="151"/>
        <w:ind w:left="100" w:right="106"/>
      </w:pPr>
      <w:del w:id="282" w:author="Laura Jensen" w:date="2018-11-13T10:50:00Z">
        <w:r w:rsidDel="000E65AB">
          <w:delText>The</w:delText>
        </w:r>
        <w:r w:rsidDel="000E65AB">
          <w:rPr>
            <w:spacing w:val="-7"/>
          </w:rPr>
          <w:delText xml:space="preserve"> </w:delText>
        </w:r>
      </w:del>
      <w:r>
        <w:t>PI</w:t>
      </w:r>
      <w:del w:id="283" w:author="Laura Jensen" w:date="2018-11-13T10:50:00Z">
        <w:r w:rsidDel="000E65AB">
          <w:delText>s</w:delText>
        </w:r>
      </w:del>
      <w:r>
        <w:rPr>
          <w:spacing w:val="-7"/>
        </w:rPr>
        <w:t xml:space="preserve"> </w:t>
      </w:r>
      <w:ins w:id="284" w:author="Laura Jensen" w:date="2018-11-13T10:50:00Z">
        <w:r w:rsidR="000E65AB">
          <w:rPr>
            <w:spacing w:val="-7"/>
          </w:rPr>
          <w:t xml:space="preserve">Lynch </w:t>
        </w:r>
      </w:ins>
      <w:del w:id="285" w:author="Laura Jensen" w:date="2018-11-13T10:49:00Z">
        <w:r w:rsidRPr="00C22B83" w:rsidDel="00C22B83">
          <w:rPr>
            <w:highlight w:val="yellow"/>
            <w:rPrChange w:id="286" w:author="Laura Jensen" w:date="2018-11-13T10:49:00Z">
              <w:rPr/>
            </w:rPrChange>
          </w:rPr>
          <w:delText>and</w:delText>
        </w:r>
        <w:r w:rsidRPr="00C22B83" w:rsidDel="00C22B83">
          <w:rPr>
            <w:spacing w:val="-7"/>
            <w:highlight w:val="yellow"/>
            <w:rPrChange w:id="287" w:author="Laura Jensen" w:date="2018-11-13T10:49:00Z">
              <w:rPr>
                <w:spacing w:val="-7"/>
              </w:rPr>
            </w:rPrChange>
          </w:rPr>
          <w:delText xml:space="preserve"> </w:delText>
        </w:r>
        <w:r w:rsidRPr="00C22B83" w:rsidDel="00C22B83">
          <w:rPr>
            <w:highlight w:val="yellow"/>
            <w:rPrChange w:id="288" w:author="Laura Jensen" w:date="2018-11-13T10:49:00Z">
              <w:rPr/>
            </w:rPrChange>
          </w:rPr>
          <w:delText>co-PIs</w:delText>
        </w:r>
        <w:r w:rsidDel="00C22B83">
          <w:rPr>
            <w:spacing w:val="-7"/>
          </w:rPr>
          <w:delText xml:space="preserve"> </w:delText>
        </w:r>
      </w:del>
      <w:r>
        <w:t>ha</w:t>
      </w:r>
      <w:ins w:id="289" w:author="Laura Jensen" w:date="2018-11-13T10:50:00Z">
        <w:r w:rsidR="000E65AB">
          <w:t>s</w:t>
        </w:r>
      </w:ins>
      <w:del w:id="290" w:author="Laura Jensen" w:date="2018-11-13T10:50:00Z">
        <w:r w:rsidDel="000E65AB">
          <w:delText>ve</w:delText>
        </w:r>
      </w:del>
      <w:r>
        <w:rPr>
          <w:spacing w:val="-7"/>
        </w:rPr>
        <w:t xml:space="preserve"> </w:t>
      </w:r>
      <w:r>
        <w:t>not</w:t>
      </w:r>
      <w:r>
        <w:rPr>
          <w:spacing w:val="-7"/>
        </w:rPr>
        <w:t xml:space="preserve"> </w:t>
      </w:r>
      <w:r>
        <w:t>received</w:t>
      </w:r>
      <w:r>
        <w:rPr>
          <w:spacing w:val="-7"/>
        </w:rPr>
        <w:t xml:space="preserve"> </w:t>
      </w:r>
      <w:r>
        <w:t>support</w:t>
      </w:r>
      <w:r>
        <w:rPr>
          <w:spacing w:val="-7"/>
        </w:rPr>
        <w:t xml:space="preserve"> </w:t>
      </w:r>
      <w:r>
        <w:t>from</w:t>
      </w:r>
      <w:r>
        <w:rPr>
          <w:spacing w:val="-7"/>
        </w:rPr>
        <w:t xml:space="preserve"> </w:t>
      </w:r>
      <w:r>
        <w:t>a</w:t>
      </w:r>
      <w:r>
        <w:rPr>
          <w:spacing w:val="-7"/>
        </w:rPr>
        <w:t xml:space="preserve"> </w:t>
      </w:r>
      <w:r>
        <w:t>current</w:t>
      </w:r>
      <w:r>
        <w:rPr>
          <w:spacing w:val="-7"/>
        </w:rPr>
        <w:t xml:space="preserve"> </w:t>
      </w:r>
      <w:r>
        <w:t>or</w:t>
      </w:r>
      <w:r>
        <w:rPr>
          <w:spacing w:val="-7"/>
        </w:rPr>
        <w:t xml:space="preserve"> </w:t>
      </w:r>
      <w:r>
        <w:t>previous</w:t>
      </w:r>
      <w:r>
        <w:rPr>
          <w:spacing w:val="-7"/>
        </w:rPr>
        <w:t xml:space="preserve"> </w:t>
      </w:r>
      <w:r>
        <w:t>NSF</w:t>
      </w:r>
      <w:r>
        <w:rPr>
          <w:spacing w:val="-7"/>
        </w:rPr>
        <w:t xml:space="preserve"> </w:t>
      </w:r>
      <w:r>
        <w:t>award</w:t>
      </w:r>
      <w:r>
        <w:rPr>
          <w:spacing w:val="-7"/>
        </w:rPr>
        <w:t xml:space="preserve"> </w:t>
      </w:r>
      <w:r>
        <w:t>with</w:t>
      </w:r>
      <w:r>
        <w:rPr>
          <w:spacing w:val="-7"/>
        </w:rPr>
        <w:t xml:space="preserve"> </w:t>
      </w:r>
      <w:r>
        <w:t>an</w:t>
      </w:r>
      <w:r>
        <w:rPr>
          <w:spacing w:val="-7"/>
        </w:rPr>
        <w:t xml:space="preserve"> </w:t>
      </w:r>
      <w:r>
        <w:t>end</w:t>
      </w:r>
      <w:r>
        <w:rPr>
          <w:spacing w:val="-7"/>
        </w:rPr>
        <w:t xml:space="preserve"> </w:t>
      </w:r>
      <w:r>
        <w:t>date</w:t>
      </w:r>
      <w:r>
        <w:rPr>
          <w:spacing w:val="-7"/>
        </w:rPr>
        <w:t xml:space="preserve"> </w:t>
      </w:r>
      <w:r>
        <w:t>in</w:t>
      </w:r>
      <w:r>
        <w:rPr>
          <w:spacing w:val="-7"/>
        </w:rPr>
        <w:t xml:space="preserve"> </w:t>
      </w:r>
      <w:r>
        <w:t>the past five</w:t>
      </w:r>
      <w:r>
        <w:rPr>
          <w:spacing w:val="-11"/>
        </w:rPr>
        <w:t xml:space="preserve"> </w:t>
      </w:r>
      <w:r>
        <w:t>years.</w:t>
      </w:r>
    </w:p>
    <w:p w14:paraId="5506BD6F" w14:textId="77777777" w:rsidR="00656154" w:rsidRDefault="00656154">
      <w:pPr>
        <w:sectPr w:rsidR="00656154">
          <w:pgSz w:w="12240" w:h="15840"/>
          <w:pgMar w:top="1500" w:right="1280" w:bottom="960" w:left="1340" w:header="0" w:footer="779" w:gutter="0"/>
          <w:cols w:space="720"/>
        </w:sectPr>
      </w:pPr>
    </w:p>
    <w:p w14:paraId="7E9E3C3D" w14:textId="77777777" w:rsidR="00656154" w:rsidRDefault="00CE621D">
      <w:pPr>
        <w:pStyle w:val="Heading1"/>
        <w:spacing w:before="83"/>
        <w:jc w:val="left"/>
      </w:pPr>
      <w:r>
        <w:lastRenderedPageBreak/>
        <w:t>References</w:t>
      </w:r>
      <w:r>
        <w:rPr>
          <w:spacing w:val="52"/>
        </w:rPr>
        <w:t xml:space="preserve"> </w:t>
      </w:r>
      <w:r>
        <w:t>Cited</w:t>
      </w:r>
    </w:p>
    <w:p w14:paraId="1779E61A" w14:textId="77777777" w:rsidR="00656154" w:rsidRDefault="00656154">
      <w:pPr>
        <w:pStyle w:val="BodyText"/>
        <w:spacing w:before="8" w:line="240" w:lineRule="auto"/>
        <w:jc w:val="left"/>
        <w:rPr>
          <w:b/>
          <w:sz w:val="40"/>
        </w:rPr>
      </w:pPr>
    </w:p>
    <w:p w14:paraId="3A7D2353" w14:textId="77777777" w:rsidR="00656154" w:rsidRDefault="00CE621D">
      <w:pPr>
        <w:pStyle w:val="ListParagraph"/>
        <w:numPr>
          <w:ilvl w:val="0"/>
          <w:numId w:val="1"/>
        </w:numPr>
        <w:tabs>
          <w:tab w:val="left" w:pos="532"/>
        </w:tabs>
        <w:spacing w:line="244" w:lineRule="exact"/>
        <w:jc w:val="left"/>
        <w:rPr>
          <w:sz w:val="20"/>
        </w:rPr>
      </w:pPr>
      <w:r>
        <w:rPr>
          <w:sz w:val="20"/>
        </w:rPr>
        <w:t xml:space="preserve">Z. Arzoumanian, </w:t>
      </w:r>
      <w:r>
        <w:rPr>
          <w:spacing w:val="-13"/>
          <w:sz w:val="20"/>
        </w:rPr>
        <w:t xml:space="preserve">P.  </w:t>
      </w:r>
      <w:r>
        <w:rPr>
          <w:spacing w:val="-8"/>
          <w:sz w:val="20"/>
        </w:rPr>
        <w:t xml:space="preserve">T. </w:t>
      </w:r>
      <w:r>
        <w:rPr>
          <w:sz w:val="20"/>
        </w:rPr>
        <w:t>Baker, A. Brazier, S. Burke-Spolaor, S. J. Chamberlin, S. Chatterjee,    B. Christy,</w:t>
      </w:r>
    </w:p>
    <w:p w14:paraId="6DC1039D" w14:textId="77777777" w:rsidR="00656154" w:rsidRDefault="00CE621D">
      <w:pPr>
        <w:pStyle w:val="BodyText"/>
        <w:spacing w:before="2" w:line="230" w:lineRule="auto"/>
        <w:ind w:left="531" w:right="106"/>
      </w:pPr>
      <w:r>
        <w:t>J.</w:t>
      </w:r>
      <w:r>
        <w:rPr>
          <w:spacing w:val="-4"/>
        </w:rPr>
        <w:t xml:space="preserve"> </w:t>
      </w:r>
      <w:r>
        <w:t>M.</w:t>
      </w:r>
      <w:r>
        <w:rPr>
          <w:spacing w:val="-4"/>
        </w:rPr>
        <w:t xml:space="preserve"> </w:t>
      </w:r>
      <w:r>
        <w:t>Cordes,</w:t>
      </w:r>
      <w:r>
        <w:rPr>
          <w:spacing w:val="-4"/>
        </w:rPr>
        <w:t xml:space="preserve"> </w:t>
      </w:r>
      <w:r>
        <w:t>N.</w:t>
      </w:r>
      <w:r>
        <w:rPr>
          <w:spacing w:val="-4"/>
        </w:rPr>
        <w:t xml:space="preserve"> </w:t>
      </w:r>
      <w:r>
        <w:t>J.</w:t>
      </w:r>
      <w:r>
        <w:rPr>
          <w:spacing w:val="-4"/>
        </w:rPr>
        <w:t xml:space="preserve"> </w:t>
      </w:r>
      <w:r>
        <w:t>Cornish,</w:t>
      </w:r>
      <w:r>
        <w:rPr>
          <w:spacing w:val="-4"/>
        </w:rPr>
        <w:t xml:space="preserve"> </w:t>
      </w:r>
      <w:r>
        <w:rPr>
          <w:spacing w:val="-10"/>
        </w:rPr>
        <w:t>F.</w:t>
      </w:r>
      <w:r>
        <w:rPr>
          <w:spacing w:val="-4"/>
        </w:rPr>
        <w:t xml:space="preserve"> </w:t>
      </w:r>
      <w:r>
        <w:t>Crawford,</w:t>
      </w:r>
      <w:r>
        <w:rPr>
          <w:spacing w:val="-4"/>
        </w:rPr>
        <w:t xml:space="preserve"> </w:t>
      </w:r>
      <w:r>
        <w:t>H.</w:t>
      </w:r>
      <w:r>
        <w:rPr>
          <w:spacing w:val="-4"/>
        </w:rPr>
        <w:t xml:space="preserve"> </w:t>
      </w:r>
      <w:r>
        <w:t>Thankful</w:t>
      </w:r>
      <w:r>
        <w:rPr>
          <w:spacing w:val="-4"/>
        </w:rPr>
        <w:t xml:space="preserve"> </w:t>
      </w:r>
      <w:r>
        <w:t>Cromartie,</w:t>
      </w:r>
      <w:r>
        <w:rPr>
          <w:spacing w:val="-4"/>
        </w:rPr>
        <w:t xml:space="preserve"> </w:t>
      </w:r>
      <w:r>
        <w:t>K.</w:t>
      </w:r>
      <w:r>
        <w:rPr>
          <w:spacing w:val="-4"/>
        </w:rPr>
        <w:t xml:space="preserve"> </w:t>
      </w:r>
      <w:r>
        <w:t>Crowter,</w:t>
      </w:r>
      <w:r>
        <w:rPr>
          <w:spacing w:val="-4"/>
        </w:rPr>
        <w:t xml:space="preserve"> </w:t>
      </w:r>
      <w:r>
        <w:t>M.</w:t>
      </w:r>
      <w:r>
        <w:rPr>
          <w:spacing w:val="-4"/>
        </w:rPr>
        <w:t xml:space="preserve"> </w:t>
      </w:r>
      <w:r>
        <w:t>DeCesar,</w:t>
      </w:r>
      <w:r>
        <w:rPr>
          <w:spacing w:val="-4"/>
        </w:rPr>
        <w:t xml:space="preserve"> </w:t>
      </w:r>
      <w:r>
        <w:rPr>
          <w:spacing w:val="-13"/>
        </w:rPr>
        <w:t>P.</w:t>
      </w:r>
      <w:r>
        <w:rPr>
          <w:spacing w:val="-4"/>
        </w:rPr>
        <w:t xml:space="preserve"> </w:t>
      </w:r>
      <w:r>
        <w:t>B.</w:t>
      </w:r>
      <w:r>
        <w:rPr>
          <w:spacing w:val="-4"/>
        </w:rPr>
        <w:t xml:space="preserve"> </w:t>
      </w:r>
      <w:r>
        <w:t xml:space="preserve">Demor- est, </w:t>
      </w:r>
      <w:r>
        <w:rPr>
          <w:spacing w:val="-8"/>
        </w:rPr>
        <w:t xml:space="preserve">T. </w:t>
      </w:r>
      <w:r>
        <w:t xml:space="preserve">Dolch, J. A. Ellis, R. D. Ferdman, E. Ferrara, </w:t>
      </w:r>
      <w:r>
        <w:rPr>
          <w:spacing w:val="-10"/>
        </w:rPr>
        <w:t xml:space="preserve">W. </w:t>
      </w:r>
      <w:r>
        <w:t xml:space="preserve">M. Folkner, E. Fonseca, N. Garver-Daniels, </w:t>
      </w:r>
      <w:r>
        <w:rPr>
          <w:spacing w:val="-13"/>
        </w:rPr>
        <w:t xml:space="preserve">P. </w:t>
      </w:r>
      <w:r>
        <w:t xml:space="preserve">A. Gentile, R. Haas, J. S. Hazboun, E. A. Huerta, K. Islo, G. Jones, M. L. Jones, D. L. Kaplan, </w:t>
      </w:r>
      <w:r>
        <w:rPr>
          <w:spacing w:val="-13"/>
        </w:rPr>
        <w:t xml:space="preserve">V. </w:t>
      </w:r>
      <w:r>
        <w:t xml:space="preserve">M. </w:t>
      </w:r>
      <w:r>
        <w:rPr>
          <w:spacing w:val="46"/>
        </w:rPr>
        <w:t xml:space="preserve"> </w:t>
      </w:r>
      <w:r>
        <w:t>Kaspi,</w:t>
      </w:r>
    </w:p>
    <w:p w14:paraId="20B47D6C" w14:textId="77777777" w:rsidR="00656154" w:rsidRDefault="00CE621D">
      <w:pPr>
        <w:pStyle w:val="BodyText"/>
        <w:spacing w:line="237" w:lineRule="exact"/>
        <w:ind w:left="531"/>
      </w:pPr>
      <w:r>
        <w:t>M. T. Lam, T. J. W. Lazio, L. Levin, A. N. Lommen, D. R. Lorimer, J. Luo, R. S. Lynch, D. R. Madison,</w:t>
      </w:r>
    </w:p>
    <w:p w14:paraId="473C548D" w14:textId="77777777" w:rsidR="00656154" w:rsidRDefault="00CE621D">
      <w:pPr>
        <w:pStyle w:val="ListParagraph"/>
        <w:numPr>
          <w:ilvl w:val="0"/>
          <w:numId w:val="2"/>
        </w:numPr>
        <w:tabs>
          <w:tab w:val="left" w:pos="829"/>
        </w:tabs>
        <w:spacing w:line="239" w:lineRule="exact"/>
        <w:ind w:firstLine="0"/>
        <w:jc w:val="both"/>
        <w:rPr>
          <w:sz w:val="20"/>
        </w:rPr>
      </w:pPr>
      <w:r>
        <w:rPr>
          <w:sz w:val="20"/>
        </w:rPr>
        <w:t>A.</w:t>
      </w:r>
      <w:r>
        <w:rPr>
          <w:spacing w:val="5"/>
          <w:sz w:val="20"/>
        </w:rPr>
        <w:t xml:space="preserve"> </w:t>
      </w:r>
      <w:r>
        <w:rPr>
          <w:sz w:val="20"/>
        </w:rPr>
        <w:t>McLaughlin,</w:t>
      </w:r>
      <w:r>
        <w:rPr>
          <w:spacing w:val="8"/>
          <w:sz w:val="20"/>
        </w:rPr>
        <w:t xml:space="preserve"> </w:t>
      </w:r>
      <w:r>
        <w:rPr>
          <w:sz w:val="20"/>
        </w:rPr>
        <w:t>S.</w:t>
      </w:r>
      <w:r>
        <w:rPr>
          <w:spacing w:val="5"/>
          <w:sz w:val="20"/>
        </w:rPr>
        <w:t xml:space="preserve"> </w:t>
      </w:r>
      <w:r>
        <w:rPr>
          <w:spacing w:val="-8"/>
          <w:sz w:val="20"/>
        </w:rPr>
        <w:t>T.</w:t>
      </w:r>
      <w:r>
        <w:rPr>
          <w:spacing w:val="5"/>
          <w:sz w:val="20"/>
        </w:rPr>
        <w:t xml:space="preserve"> </w:t>
      </w:r>
      <w:r>
        <w:rPr>
          <w:sz w:val="20"/>
        </w:rPr>
        <w:t>McWilliams,</w:t>
      </w:r>
      <w:r>
        <w:rPr>
          <w:spacing w:val="8"/>
          <w:sz w:val="20"/>
        </w:rPr>
        <w:t xml:space="preserve"> </w:t>
      </w:r>
      <w:r>
        <w:rPr>
          <w:sz w:val="20"/>
        </w:rPr>
        <w:t>C.</w:t>
      </w:r>
      <w:r>
        <w:rPr>
          <w:spacing w:val="5"/>
          <w:sz w:val="20"/>
        </w:rPr>
        <w:t xml:space="preserve"> </w:t>
      </w:r>
      <w:r>
        <w:rPr>
          <w:sz w:val="20"/>
        </w:rPr>
        <w:t>M.</w:t>
      </w:r>
      <w:r>
        <w:rPr>
          <w:spacing w:val="5"/>
          <w:sz w:val="20"/>
        </w:rPr>
        <w:t xml:space="preserve"> </w:t>
      </w:r>
      <w:r>
        <w:rPr>
          <w:spacing w:val="-10"/>
          <w:sz w:val="20"/>
        </w:rPr>
        <w:t>F.</w:t>
      </w:r>
      <w:r>
        <w:rPr>
          <w:spacing w:val="5"/>
          <w:sz w:val="20"/>
        </w:rPr>
        <w:t xml:space="preserve"> </w:t>
      </w:r>
      <w:r>
        <w:rPr>
          <w:sz w:val="20"/>
        </w:rPr>
        <w:t>Mingarelli,</w:t>
      </w:r>
      <w:r>
        <w:rPr>
          <w:spacing w:val="8"/>
          <w:sz w:val="20"/>
        </w:rPr>
        <w:t xml:space="preserve"> </w:t>
      </w:r>
      <w:r>
        <w:rPr>
          <w:sz w:val="20"/>
        </w:rPr>
        <w:t>C.</w:t>
      </w:r>
      <w:r>
        <w:rPr>
          <w:spacing w:val="5"/>
          <w:sz w:val="20"/>
        </w:rPr>
        <w:t xml:space="preserve"> </w:t>
      </w:r>
      <w:r>
        <w:rPr>
          <w:sz w:val="20"/>
        </w:rPr>
        <w:t>Ng,</w:t>
      </w:r>
      <w:r>
        <w:rPr>
          <w:spacing w:val="8"/>
          <w:sz w:val="20"/>
        </w:rPr>
        <w:t xml:space="preserve"> </w:t>
      </w:r>
      <w:r>
        <w:rPr>
          <w:sz w:val="20"/>
        </w:rPr>
        <w:t>D.</w:t>
      </w:r>
      <w:r>
        <w:rPr>
          <w:spacing w:val="6"/>
          <w:sz w:val="20"/>
        </w:rPr>
        <w:t xml:space="preserve"> </w:t>
      </w:r>
      <w:r>
        <w:rPr>
          <w:sz w:val="20"/>
        </w:rPr>
        <w:t>J.</w:t>
      </w:r>
      <w:r>
        <w:rPr>
          <w:spacing w:val="5"/>
          <w:sz w:val="20"/>
        </w:rPr>
        <w:t xml:space="preserve"> </w:t>
      </w:r>
      <w:r>
        <w:rPr>
          <w:sz w:val="20"/>
        </w:rPr>
        <w:t>Nice,</w:t>
      </w:r>
      <w:r>
        <w:rPr>
          <w:spacing w:val="8"/>
          <w:sz w:val="20"/>
        </w:rPr>
        <w:t xml:space="preserve"> </w:t>
      </w:r>
      <w:r>
        <w:rPr>
          <w:sz w:val="20"/>
        </w:rPr>
        <w:t>R.</w:t>
      </w:r>
      <w:r>
        <w:rPr>
          <w:spacing w:val="5"/>
          <w:sz w:val="20"/>
        </w:rPr>
        <w:t xml:space="preserve"> </w:t>
      </w:r>
      <w:r>
        <w:rPr>
          <w:sz w:val="20"/>
        </w:rPr>
        <w:t>S.</w:t>
      </w:r>
      <w:r>
        <w:rPr>
          <w:spacing w:val="5"/>
          <w:sz w:val="20"/>
        </w:rPr>
        <w:t xml:space="preserve"> </w:t>
      </w:r>
      <w:r>
        <w:rPr>
          <w:sz w:val="20"/>
        </w:rPr>
        <w:t>Park,</w:t>
      </w:r>
      <w:r>
        <w:rPr>
          <w:spacing w:val="8"/>
          <w:sz w:val="20"/>
        </w:rPr>
        <w:t xml:space="preserve"> </w:t>
      </w:r>
      <w:r>
        <w:rPr>
          <w:spacing w:val="-8"/>
          <w:sz w:val="20"/>
        </w:rPr>
        <w:t>T.</w:t>
      </w:r>
      <w:r>
        <w:rPr>
          <w:spacing w:val="5"/>
          <w:sz w:val="20"/>
        </w:rPr>
        <w:t xml:space="preserve"> </w:t>
      </w:r>
      <w:r>
        <w:rPr>
          <w:spacing w:val="-8"/>
          <w:sz w:val="20"/>
        </w:rPr>
        <w:t>T.</w:t>
      </w:r>
      <w:r>
        <w:rPr>
          <w:spacing w:val="5"/>
          <w:sz w:val="20"/>
        </w:rPr>
        <w:t xml:space="preserve"> </w:t>
      </w:r>
      <w:r>
        <w:rPr>
          <w:sz w:val="20"/>
        </w:rPr>
        <w:t>Pennucci,</w:t>
      </w:r>
    </w:p>
    <w:p w14:paraId="70848787" w14:textId="77777777" w:rsidR="00656154" w:rsidRDefault="00CE621D">
      <w:pPr>
        <w:pStyle w:val="ListParagraph"/>
        <w:numPr>
          <w:ilvl w:val="0"/>
          <w:numId w:val="2"/>
        </w:numPr>
        <w:tabs>
          <w:tab w:val="left" w:pos="809"/>
        </w:tabs>
        <w:spacing w:before="2" w:line="230" w:lineRule="auto"/>
        <w:ind w:right="106" w:firstLine="0"/>
        <w:jc w:val="both"/>
        <w:rPr>
          <w:sz w:val="20"/>
        </w:rPr>
      </w:pPr>
      <w:r>
        <w:rPr>
          <w:sz w:val="20"/>
        </w:rPr>
        <w:t xml:space="preserve">S. Pol, S. M. Ransom, </w:t>
      </w:r>
      <w:r>
        <w:rPr>
          <w:spacing w:val="-13"/>
          <w:sz w:val="20"/>
        </w:rPr>
        <w:t xml:space="preserve">P. </w:t>
      </w:r>
      <w:r>
        <w:rPr>
          <w:sz w:val="20"/>
        </w:rPr>
        <w:t xml:space="preserve">S. Ray, A. </w:t>
      </w:r>
      <w:r>
        <w:rPr>
          <w:spacing w:val="-3"/>
          <w:sz w:val="20"/>
        </w:rPr>
        <w:t xml:space="preserve">Rasskazov, </w:t>
      </w:r>
      <w:r>
        <w:rPr>
          <w:sz w:val="20"/>
        </w:rPr>
        <w:t>X. Siemens, J. Simon, R. Spiewak, I. H. Stairs, D. R. Stinebring,</w:t>
      </w:r>
      <w:r>
        <w:rPr>
          <w:spacing w:val="-9"/>
          <w:sz w:val="20"/>
        </w:rPr>
        <w:t xml:space="preserve"> </w:t>
      </w:r>
      <w:r>
        <w:rPr>
          <w:sz w:val="20"/>
        </w:rPr>
        <w:t>K.</w:t>
      </w:r>
      <w:r>
        <w:rPr>
          <w:spacing w:val="-10"/>
          <w:sz w:val="20"/>
        </w:rPr>
        <w:t xml:space="preserve"> </w:t>
      </w:r>
      <w:r>
        <w:rPr>
          <w:sz w:val="20"/>
        </w:rPr>
        <w:t>Stovall,</w:t>
      </w:r>
      <w:r>
        <w:rPr>
          <w:spacing w:val="-9"/>
          <w:sz w:val="20"/>
        </w:rPr>
        <w:t xml:space="preserve"> </w:t>
      </w:r>
      <w:r>
        <w:rPr>
          <w:sz w:val="20"/>
        </w:rPr>
        <w:t>J.</w:t>
      </w:r>
      <w:r>
        <w:rPr>
          <w:spacing w:val="-10"/>
          <w:sz w:val="20"/>
        </w:rPr>
        <w:t xml:space="preserve"> </w:t>
      </w:r>
      <w:r>
        <w:rPr>
          <w:sz w:val="20"/>
        </w:rPr>
        <w:t>Swiggum,</w:t>
      </w:r>
      <w:r>
        <w:rPr>
          <w:spacing w:val="-9"/>
          <w:sz w:val="20"/>
        </w:rPr>
        <w:t xml:space="preserve"> </w:t>
      </w:r>
      <w:r>
        <w:rPr>
          <w:sz w:val="20"/>
        </w:rPr>
        <w:t>S.</w:t>
      </w:r>
      <w:r>
        <w:rPr>
          <w:spacing w:val="-10"/>
          <w:sz w:val="20"/>
        </w:rPr>
        <w:t xml:space="preserve"> </w:t>
      </w:r>
      <w:r>
        <w:rPr>
          <w:sz w:val="20"/>
        </w:rPr>
        <w:t>R.</w:t>
      </w:r>
      <w:r>
        <w:rPr>
          <w:spacing w:val="-10"/>
          <w:sz w:val="20"/>
        </w:rPr>
        <w:t xml:space="preserve"> </w:t>
      </w:r>
      <w:r>
        <w:rPr>
          <w:spacing w:val="-5"/>
          <w:sz w:val="20"/>
        </w:rPr>
        <w:t>Taylor,</w:t>
      </w:r>
      <w:r>
        <w:rPr>
          <w:spacing w:val="-9"/>
          <w:sz w:val="20"/>
        </w:rPr>
        <w:t xml:space="preserve"> </w:t>
      </w:r>
      <w:r>
        <w:rPr>
          <w:sz w:val="20"/>
        </w:rPr>
        <w:t>M.</w:t>
      </w:r>
      <w:r>
        <w:rPr>
          <w:spacing w:val="-10"/>
          <w:sz w:val="20"/>
        </w:rPr>
        <w:t xml:space="preserve"> </w:t>
      </w:r>
      <w:r>
        <w:rPr>
          <w:sz w:val="20"/>
        </w:rPr>
        <w:t>Vallisneri,</w:t>
      </w:r>
      <w:r>
        <w:rPr>
          <w:spacing w:val="-9"/>
          <w:sz w:val="20"/>
        </w:rPr>
        <w:t xml:space="preserve"> </w:t>
      </w:r>
      <w:r>
        <w:rPr>
          <w:sz w:val="20"/>
        </w:rPr>
        <w:t>R.</w:t>
      </w:r>
      <w:r>
        <w:rPr>
          <w:spacing w:val="-10"/>
          <w:sz w:val="20"/>
        </w:rPr>
        <w:t xml:space="preserve"> </w:t>
      </w:r>
      <w:r>
        <w:rPr>
          <w:sz w:val="20"/>
        </w:rPr>
        <w:t>van</w:t>
      </w:r>
      <w:r>
        <w:rPr>
          <w:spacing w:val="-10"/>
          <w:sz w:val="20"/>
        </w:rPr>
        <w:t xml:space="preserve"> </w:t>
      </w:r>
      <w:r>
        <w:rPr>
          <w:sz w:val="20"/>
        </w:rPr>
        <w:t>Haasteren,</w:t>
      </w:r>
      <w:r>
        <w:rPr>
          <w:spacing w:val="-9"/>
          <w:sz w:val="20"/>
        </w:rPr>
        <w:t xml:space="preserve"> </w:t>
      </w:r>
      <w:r>
        <w:rPr>
          <w:sz w:val="20"/>
        </w:rPr>
        <w:t>S.</w:t>
      </w:r>
      <w:r>
        <w:rPr>
          <w:spacing w:val="-10"/>
          <w:sz w:val="20"/>
        </w:rPr>
        <w:t xml:space="preserve"> </w:t>
      </w:r>
      <w:r>
        <w:rPr>
          <w:sz w:val="20"/>
        </w:rPr>
        <w:t>Vigeland,</w:t>
      </w:r>
      <w:r>
        <w:rPr>
          <w:spacing w:val="-9"/>
          <w:sz w:val="20"/>
        </w:rPr>
        <w:t xml:space="preserve"> </w:t>
      </w:r>
      <w:r>
        <w:rPr>
          <w:spacing w:val="-10"/>
          <w:sz w:val="20"/>
        </w:rPr>
        <w:t xml:space="preserve">W. W. </w:t>
      </w:r>
      <w:r>
        <w:rPr>
          <w:sz w:val="20"/>
        </w:rPr>
        <w:t xml:space="preserve">Zhu, and NANOGrav Collaboration. The NANOGrav 11 </w:t>
      </w:r>
      <w:r>
        <w:rPr>
          <w:spacing w:val="-5"/>
          <w:sz w:val="20"/>
        </w:rPr>
        <w:t xml:space="preserve">Year </w:t>
      </w:r>
      <w:r>
        <w:rPr>
          <w:sz w:val="20"/>
        </w:rPr>
        <w:t>Data Set: Pulsar-timing Constraints on the Stochastic Gravitational-wave Background. ApJ, 859:47, May</w:t>
      </w:r>
      <w:r>
        <w:rPr>
          <w:spacing w:val="-9"/>
          <w:sz w:val="20"/>
        </w:rPr>
        <w:t xml:space="preserve"> </w:t>
      </w:r>
      <w:r>
        <w:rPr>
          <w:sz w:val="20"/>
        </w:rPr>
        <w:t>2018.</w:t>
      </w:r>
    </w:p>
    <w:p w14:paraId="27502BDF" w14:textId="77777777" w:rsidR="00656154" w:rsidRDefault="00CE621D">
      <w:pPr>
        <w:pStyle w:val="ListParagraph"/>
        <w:numPr>
          <w:ilvl w:val="0"/>
          <w:numId w:val="1"/>
        </w:numPr>
        <w:tabs>
          <w:tab w:val="left" w:pos="532"/>
        </w:tabs>
        <w:spacing w:before="151" w:line="244" w:lineRule="exact"/>
        <w:jc w:val="left"/>
        <w:rPr>
          <w:sz w:val="20"/>
        </w:rPr>
      </w:pPr>
      <w:r>
        <w:rPr>
          <w:sz w:val="20"/>
        </w:rPr>
        <w:t>Z. Arzoumanian, A. Brazier, S. Burke-Spolaor, S. J. Chamberlin, S. Chatterjee, B. Christy, J. M.</w:t>
      </w:r>
      <w:r>
        <w:rPr>
          <w:spacing w:val="-15"/>
          <w:sz w:val="20"/>
        </w:rPr>
        <w:t xml:space="preserve"> </w:t>
      </w:r>
      <w:r>
        <w:rPr>
          <w:sz w:val="20"/>
        </w:rPr>
        <w:t>Cordes,</w:t>
      </w:r>
    </w:p>
    <w:p w14:paraId="49AFDE28" w14:textId="77777777" w:rsidR="00656154" w:rsidRDefault="00CE621D">
      <w:pPr>
        <w:pStyle w:val="BodyText"/>
        <w:spacing w:line="239" w:lineRule="exact"/>
        <w:ind w:left="531"/>
      </w:pPr>
      <w:r>
        <w:t>N. J. Cornish, K. Crowter, P. B. Demorest, X. Deng, T. Dolch, J. A. Ellis, R. D. Ferdman, E. Fonseca,</w:t>
      </w:r>
    </w:p>
    <w:p w14:paraId="7AEA7DB1" w14:textId="77777777" w:rsidR="00656154" w:rsidRDefault="00CE621D">
      <w:pPr>
        <w:pStyle w:val="BodyText"/>
        <w:spacing w:line="239" w:lineRule="exact"/>
        <w:ind w:left="531"/>
      </w:pPr>
      <w:r>
        <w:t>N. Garver-Daniels, M. E. Gonzalez, F. Jenet, G. Jones, M. L. Jones, V. M. Kaspi, M. Koop, M. T. Lam,</w:t>
      </w:r>
    </w:p>
    <w:p w14:paraId="10E4F55A" w14:textId="77777777" w:rsidR="00656154" w:rsidRDefault="00CE621D">
      <w:pPr>
        <w:pStyle w:val="BodyText"/>
        <w:spacing w:before="2" w:line="230" w:lineRule="auto"/>
        <w:ind w:left="531" w:right="106"/>
      </w:pPr>
      <w:r>
        <w:rPr>
          <w:spacing w:val="-8"/>
        </w:rPr>
        <w:t xml:space="preserve">T. </w:t>
      </w:r>
      <w:r>
        <w:t xml:space="preserve">J. </w:t>
      </w:r>
      <w:r>
        <w:rPr>
          <w:spacing w:val="-10"/>
        </w:rPr>
        <w:t xml:space="preserve">W. </w:t>
      </w:r>
      <w:r>
        <w:t>Lazio, L. Levin, A. N. Lommen, D. R. Lorimer, J. Luo, R. S. Lynch, D. R. Madison, M. A. McLaughlin,</w:t>
      </w:r>
      <w:r>
        <w:rPr>
          <w:spacing w:val="-6"/>
        </w:rPr>
        <w:t xml:space="preserve"> </w:t>
      </w:r>
      <w:r>
        <w:t>S.</w:t>
      </w:r>
      <w:r>
        <w:rPr>
          <w:spacing w:val="-7"/>
        </w:rPr>
        <w:t xml:space="preserve"> </w:t>
      </w:r>
      <w:r>
        <w:rPr>
          <w:spacing w:val="-8"/>
        </w:rPr>
        <w:t>T.</w:t>
      </w:r>
      <w:r>
        <w:rPr>
          <w:spacing w:val="-7"/>
        </w:rPr>
        <w:t xml:space="preserve"> </w:t>
      </w:r>
      <w:r>
        <w:t>McWilliams,</w:t>
      </w:r>
      <w:r>
        <w:rPr>
          <w:spacing w:val="-6"/>
        </w:rPr>
        <w:t xml:space="preserve"> </w:t>
      </w:r>
      <w:r>
        <w:t>C.</w:t>
      </w:r>
      <w:r>
        <w:rPr>
          <w:spacing w:val="-7"/>
        </w:rPr>
        <w:t xml:space="preserve"> </w:t>
      </w:r>
      <w:r>
        <w:t>M.</w:t>
      </w:r>
      <w:r>
        <w:rPr>
          <w:spacing w:val="-7"/>
        </w:rPr>
        <w:t xml:space="preserve"> </w:t>
      </w:r>
      <w:r>
        <w:rPr>
          <w:spacing w:val="-10"/>
        </w:rPr>
        <w:t>F.</w:t>
      </w:r>
      <w:r>
        <w:rPr>
          <w:spacing w:val="-7"/>
        </w:rPr>
        <w:t xml:space="preserve"> </w:t>
      </w:r>
      <w:r>
        <w:t>Mingarelli,</w:t>
      </w:r>
      <w:r>
        <w:rPr>
          <w:spacing w:val="-6"/>
        </w:rPr>
        <w:t xml:space="preserve"> </w:t>
      </w:r>
      <w:r>
        <w:t>D.</w:t>
      </w:r>
      <w:r>
        <w:rPr>
          <w:spacing w:val="-7"/>
        </w:rPr>
        <w:t xml:space="preserve"> </w:t>
      </w:r>
      <w:r>
        <w:t>J.</w:t>
      </w:r>
      <w:r>
        <w:rPr>
          <w:spacing w:val="-7"/>
        </w:rPr>
        <w:t xml:space="preserve"> </w:t>
      </w:r>
      <w:r>
        <w:t>Nice,</w:t>
      </w:r>
      <w:r>
        <w:rPr>
          <w:spacing w:val="-6"/>
        </w:rPr>
        <w:t xml:space="preserve"> </w:t>
      </w:r>
      <w:r>
        <w:t>N.</w:t>
      </w:r>
      <w:r>
        <w:rPr>
          <w:spacing w:val="-7"/>
        </w:rPr>
        <w:t xml:space="preserve"> </w:t>
      </w:r>
      <w:r>
        <w:t>Palliyaguru,</w:t>
      </w:r>
      <w:r>
        <w:rPr>
          <w:spacing w:val="-6"/>
        </w:rPr>
        <w:t xml:space="preserve"> </w:t>
      </w:r>
      <w:r>
        <w:rPr>
          <w:spacing w:val="-8"/>
        </w:rPr>
        <w:t>T.</w:t>
      </w:r>
      <w:r>
        <w:rPr>
          <w:spacing w:val="-7"/>
        </w:rPr>
        <w:t xml:space="preserve"> </w:t>
      </w:r>
      <w:r>
        <w:rPr>
          <w:spacing w:val="-8"/>
        </w:rPr>
        <w:t>T.</w:t>
      </w:r>
      <w:r>
        <w:rPr>
          <w:spacing w:val="-7"/>
        </w:rPr>
        <w:t xml:space="preserve"> </w:t>
      </w:r>
      <w:r>
        <w:t>Pennucci,</w:t>
      </w:r>
      <w:r>
        <w:rPr>
          <w:spacing w:val="-6"/>
        </w:rPr>
        <w:t xml:space="preserve"> </w:t>
      </w:r>
      <w:r>
        <w:t>S.</w:t>
      </w:r>
      <w:r>
        <w:rPr>
          <w:spacing w:val="-7"/>
        </w:rPr>
        <w:t xml:space="preserve"> </w:t>
      </w:r>
      <w:r>
        <w:t>M.</w:t>
      </w:r>
      <w:r>
        <w:rPr>
          <w:spacing w:val="-7"/>
        </w:rPr>
        <w:t xml:space="preserve"> </w:t>
      </w:r>
      <w:r>
        <w:t>Ran- som,</w:t>
      </w:r>
      <w:r>
        <w:rPr>
          <w:spacing w:val="-9"/>
        </w:rPr>
        <w:t xml:space="preserve"> </w:t>
      </w:r>
      <w:r>
        <w:t>L.</w:t>
      </w:r>
      <w:r>
        <w:rPr>
          <w:spacing w:val="-10"/>
        </w:rPr>
        <w:t xml:space="preserve"> </w:t>
      </w:r>
      <w:r>
        <w:t>Sampson,</w:t>
      </w:r>
      <w:r>
        <w:rPr>
          <w:spacing w:val="-8"/>
        </w:rPr>
        <w:t xml:space="preserve"> </w:t>
      </w:r>
      <w:r>
        <w:t>S.</w:t>
      </w:r>
      <w:r>
        <w:rPr>
          <w:spacing w:val="-10"/>
        </w:rPr>
        <w:t xml:space="preserve"> </w:t>
      </w:r>
      <w:r>
        <w:t>A.</w:t>
      </w:r>
      <w:r>
        <w:rPr>
          <w:spacing w:val="-10"/>
        </w:rPr>
        <w:t xml:space="preserve"> </w:t>
      </w:r>
      <w:r>
        <w:t>Sanidas,</w:t>
      </w:r>
      <w:r>
        <w:rPr>
          <w:spacing w:val="-8"/>
        </w:rPr>
        <w:t xml:space="preserve"> </w:t>
      </w:r>
      <w:r>
        <w:t>A.</w:t>
      </w:r>
      <w:r>
        <w:rPr>
          <w:spacing w:val="-10"/>
        </w:rPr>
        <w:t xml:space="preserve"> </w:t>
      </w:r>
      <w:r>
        <w:t>Sesana,</w:t>
      </w:r>
      <w:r>
        <w:rPr>
          <w:spacing w:val="-9"/>
        </w:rPr>
        <w:t xml:space="preserve"> </w:t>
      </w:r>
      <w:r>
        <w:t>X.</w:t>
      </w:r>
      <w:r>
        <w:rPr>
          <w:spacing w:val="-10"/>
        </w:rPr>
        <w:t xml:space="preserve"> </w:t>
      </w:r>
      <w:r>
        <w:t>Siemens,</w:t>
      </w:r>
      <w:r>
        <w:rPr>
          <w:spacing w:val="-9"/>
        </w:rPr>
        <w:t xml:space="preserve"> </w:t>
      </w:r>
      <w:r>
        <w:t>J.</w:t>
      </w:r>
      <w:r>
        <w:rPr>
          <w:spacing w:val="-10"/>
        </w:rPr>
        <w:t xml:space="preserve"> </w:t>
      </w:r>
      <w:r>
        <w:t>Simon,</w:t>
      </w:r>
      <w:r>
        <w:rPr>
          <w:spacing w:val="-8"/>
        </w:rPr>
        <w:t xml:space="preserve"> </w:t>
      </w:r>
      <w:r>
        <w:t>I.</w:t>
      </w:r>
      <w:r>
        <w:rPr>
          <w:spacing w:val="-10"/>
        </w:rPr>
        <w:t xml:space="preserve"> </w:t>
      </w:r>
      <w:r>
        <w:t>H.</w:t>
      </w:r>
      <w:r>
        <w:rPr>
          <w:spacing w:val="-10"/>
        </w:rPr>
        <w:t xml:space="preserve"> </w:t>
      </w:r>
      <w:r>
        <w:t>Stairs,</w:t>
      </w:r>
      <w:r>
        <w:rPr>
          <w:spacing w:val="-8"/>
        </w:rPr>
        <w:t xml:space="preserve"> </w:t>
      </w:r>
      <w:r>
        <w:t>D.</w:t>
      </w:r>
      <w:r>
        <w:rPr>
          <w:spacing w:val="-10"/>
        </w:rPr>
        <w:t xml:space="preserve"> </w:t>
      </w:r>
      <w:r>
        <w:t>R.</w:t>
      </w:r>
      <w:r>
        <w:rPr>
          <w:spacing w:val="-10"/>
        </w:rPr>
        <w:t xml:space="preserve"> </w:t>
      </w:r>
      <w:r>
        <w:t>Stinebring,</w:t>
      </w:r>
      <w:r>
        <w:rPr>
          <w:spacing w:val="-9"/>
        </w:rPr>
        <w:t xml:space="preserve"> </w:t>
      </w:r>
      <w:r>
        <w:t>K.</w:t>
      </w:r>
      <w:r>
        <w:rPr>
          <w:spacing w:val="-10"/>
        </w:rPr>
        <w:t xml:space="preserve"> </w:t>
      </w:r>
      <w:r>
        <w:t>Stovall,</w:t>
      </w:r>
    </w:p>
    <w:p w14:paraId="3AA52F86" w14:textId="77777777" w:rsidR="00656154" w:rsidRDefault="00CE621D">
      <w:pPr>
        <w:pStyle w:val="BodyText"/>
        <w:spacing w:line="230" w:lineRule="auto"/>
        <w:ind w:left="531" w:right="106"/>
      </w:pPr>
      <w:r>
        <w:t xml:space="preserve">J. Swiggum, S. R. </w:t>
      </w:r>
      <w:r>
        <w:rPr>
          <w:spacing w:val="-5"/>
        </w:rPr>
        <w:t xml:space="preserve">Taylor, </w:t>
      </w:r>
      <w:r>
        <w:t xml:space="preserve">M. Vallisneri, R. van Haasteren, </w:t>
      </w:r>
      <w:r>
        <w:rPr>
          <w:spacing w:val="-12"/>
        </w:rPr>
        <w:t xml:space="preserve">Y. </w:t>
      </w:r>
      <w:r>
        <w:rPr>
          <w:spacing w:val="-4"/>
        </w:rPr>
        <w:t xml:space="preserve">Wang, </w:t>
      </w:r>
      <w:r>
        <w:rPr>
          <w:spacing w:val="-10"/>
        </w:rPr>
        <w:t xml:space="preserve">W. W. </w:t>
      </w:r>
      <w:r>
        <w:t>Zhu, and NANOGrav Col- laboration. The NANOGrav Nine-year Data Set: Limits on the Isotropic Stochastic Gravitational</w:t>
      </w:r>
      <w:r>
        <w:rPr>
          <w:spacing w:val="-27"/>
        </w:rPr>
        <w:t xml:space="preserve"> </w:t>
      </w:r>
      <w:r>
        <w:rPr>
          <w:spacing w:val="-5"/>
        </w:rPr>
        <w:t xml:space="preserve">Wave </w:t>
      </w:r>
      <w:r>
        <w:t>Background. ApJ, 821:13, April</w:t>
      </w:r>
      <w:r>
        <w:rPr>
          <w:spacing w:val="2"/>
        </w:rPr>
        <w:t xml:space="preserve"> </w:t>
      </w:r>
      <w:r>
        <w:t>2016.</w:t>
      </w:r>
    </w:p>
    <w:p w14:paraId="6E1CF980" w14:textId="77777777" w:rsidR="00656154" w:rsidRDefault="00CE621D">
      <w:pPr>
        <w:pStyle w:val="ListParagraph"/>
        <w:numPr>
          <w:ilvl w:val="0"/>
          <w:numId w:val="1"/>
        </w:numPr>
        <w:tabs>
          <w:tab w:val="left" w:pos="532"/>
        </w:tabs>
        <w:spacing w:before="152"/>
        <w:ind w:right="106"/>
        <w:jc w:val="both"/>
        <w:rPr>
          <w:sz w:val="20"/>
        </w:rPr>
      </w:pPr>
      <w:r>
        <w:rPr>
          <w:spacing w:val="-13"/>
          <w:sz w:val="20"/>
        </w:rPr>
        <w:t>P.</w:t>
      </w:r>
      <w:r>
        <w:rPr>
          <w:spacing w:val="-10"/>
          <w:sz w:val="20"/>
        </w:rPr>
        <w:t xml:space="preserve"> </w:t>
      </w:r>
      <w:r>
        <w:rPr>
          <w:sz w:val="20"/>
        </w:rPr>
        <w:t>C.</w:t>
      </w:r>
      <w:r>
        <w:rPr>
          <w:spacing w:val="-9"/>
          <w:sz w:val="20"/>
        </w:rPr>
        <w:t xml:space="preserve"> </w:t>
      </w:r>
      <w:r>
        <w:rPr>
          <w:sz w:val="20"/>
        </w:rPr>
        <w:t>Boyle</w:t>
      </w:r>
      <w:r>
        <w:rPr>
          <w:spacing w:val="-10"/>
          <w:sz w:val="20"/>
        </w:rPr>
        <w:t xml:space="preserve"> </w:t>
      </w:r>
      <w:r>
        <w:rPr>
          <w:sz w:val="20"/>
        </w:rPr>
        <w:t>and</w:t>
      </w:r>
      <w:r>
        <w:rPr>
          <w:spacing w:val="-9"/>
          <w:sz w:val="20"/>
        </w:rPr>
        <w:t xml:space="preserve"> </w:t>
      </w:r>
      <w:r>
        <w:rPr>
          <w:sz w:val="20"/>
        </w:rPr>
        <w:t>Chime/Frb</w:t>
      </w:r>
      <w:r>
        <w:rPr>
          <w:spacing w:val="-10"/>
          <w:sz w:val="20"/>
        </w:rPr>
        <w:t xml:space="preserve"> </w:t>
      </w:r>
      <w:r>
        <w:rPr>
          <w:sz w:val="20"/>
        </w:rPr>
        <w:t>Collaboration.</w:t>
      </w:r>
      <w:r>
        <w:rPr>
          <w:spacing w:val="3"/>
          <w:sz w:val="20"/>
        </w:rPr>
        <w:t xml:space="preserve"> </w:t>
      </w:r>
      <w:r>
        <w:rPr>
          <w:sz w:val="20"/>
        </w:rPr>
        <w:t>First</w:t>
      </w:r>
      <w:r>
        <w:rPr>
          <w:spacing w:val="-9"/>
          <w:sz w:val="20"/>
        </w:rPr>
        <w:t xml:space="preserve"> </w:t>
      </w:r>
      <w:r>
        <w:rPr>
          <w:sz w:val="20"/>
        </w:rPr>
        <w:t>detection</w:t>
      </w:r>
      <w:r>
        <w:rPr>
          <w:spacing w:val="-10"/>
          <w:sz w:val="20"/>
        </w:rPr>
        <w:t xml:space="preserve"> </w:t>
      </w:r>
      <w:r>
        <w:rPr>
          <w:sz w:val="20"/>
        </w:rPr>
        <w:t>of</w:t>
      </w:r>
      <w:r>
        <w:rPr>
          <w:spacing w:val="-9"/>
          <w:sz w:val="20"/>
        </w:rPr>
        <w:t xml:space="preserve"> </w:t>
      </w:r>
      <w:r>
        <w:rPr>
          <w:sz w:val="20"/>
        </w:rPr>
        <w:t>fast</w:t>
      </w:r>
      <w:r>
        <w:rPr>
          <w:spacing w:val="-10"/>
          <w:sz w:val="20"/>
        </w:rPr>
        <w:t xml:space="preserve"> </w:t>
      </w:r>
      <w:r>
        <w:rPr>
          <w:sz w:val="20"/>
        </w:rPr>
        <w:t>radio</w:t>
      </w:r>
      <w:r>
        <w:rPr>
          <w:spacing w:val="-9"/>
          <w:sz w:val="20"/>
        </w:rPr>
        <w:t xml:space="preserve"> </w:t>
      </w:r>
      <w:r>
        <w:rPr>
          <w:sz w:val="20"/>
        </w:rPr>
        <w:t>bursts</w:t>
      </w:r>
      <w:r>
        <w:rPr>
          <w:spacing w:val="-10"/>
          <w:sz w:val="20"/>
        </w:rPr>
        <w:t xml:space="preserve"> </w:t>
      </w:r>
      <w:r>
        <w:rPr>
          <w:sz w:val="20"/>
        </w:rPr>
        <w:t>between</w:t>
      </w:r>
      <w:r>
        <w:rPr>
          <w:spacing w:val="-10"/>
          <w:sz w:val="20"/>
        </w:rPr>
        <w:t xml:space="preserve"> </w:t>
      </w:r>
      <w:r>
        <w:rPr>
          <w:sz w:val="20"/>
        </w:rPr>
        <w:t>400</w:t>
      </w:r>
      <w:r>
        <w:rPr>
          <w:spacing w:val="-9"/>
          <w:sz w:val="20"/>
        </w:rPr>
        <w:t xml:space="preserve"> </w:t>
      </w:r>
      <w:r>
        <w:rPr>
          <w:sz w:val="20"/>
        </w:rPr>
        <w:t>and</w:t>
      </w:r>
      <w:r>
        <w:rPr>
          <w:spacing w:val="-10"/>
          <w:sz w:val="20"/>
        </w:rPr>
        <w:t xml:space="preserve"> </w:t>
      </w:r>
      <w:r>
        <w:rPr>
          <w:sz w:val="20"/>
        </w:rPr>
        <w:t>800</w:t>
      </w:r>
      <w:r>
        <w:rPr>
          <w:spacing w:val="-9"/>
          <w:sz w:val="20"/>
        </w:rPr>
        <w:t xml:space="preserve"> </w:t>
      </w:r>
      <w:r>
        <w:rPr>
          <w:sz w:val="20"/>
        </w:rPr>
        <w:t xml:space="preserve">MHz by CHIME/FRB. </w:t>
      </w:r>
      <w:r>
        <w:rPr>
          <w:i/>
          <w:sz w:val="20"/>
        </w:rPr>
        <w:t xml:space="preserve">The Astronomer’s </w:t>
      </w:r>
      <w:r>
        <w:rPr>
          <w:i/>
          <w:spacing w:val="-3"/>
          <w:sz w:val="20"/>
        </w:rPr>
        <w:t>Telegram</w:t>
      </w:r>
      <w:r>
        <w:rPr>
          <w:spacing w:val="-3"/>
          <w:sz w:val="20"/>
        </w:rPr>
        <w:t xml:space="preserve">, </w:t>
      </w:r>
      <w:r>
        <w:rPr>
          <w:sz w:val="20"/>
        </w:rPr>
        <w:t>11901, August</w:t>
      </w:r>
      <w:r>
        <w:rPr>
          <w:spacing w:val="-6"/>
          <w:sz w:val="20"/>
        </w:rPr>
        <w:t xml:space="preserve"> </w:t>
      </w:r>
      <w:r>
        <w:rPr>
          <w:sz w:val="20"/>
        </w:rPr>
        <w:t>2018.</w:t>
      </w:r>
    </w:p>
    <w:p w14:paraId="689C8AD3" w14:textId="77777777" w:rsidR="00656154" w:rsidRDefault="00CE621D">
      <w:pPr>
        <w:pStyle w:val="ListParagraph"/>
        <w:numPr>
          <w:ilvl w:val="0"/>
          <w:numId w:val="1"/>
        </w:numPr>
        <w:tabs>
          <w:tab w:val="left" w:pos="532"/>
        </w:tabs>
        <w:spacing w:before="158"/>
        <w:ind w:right="106"/>
        <w:jc w:val="both"/>
        <w:rPr>
          <w:sz w:val="20"/>
        </w:rPr>
      </w:pPr>
      <w:r>
        <w:rPr>
          <w:spacing w:val="-10"/>
          <w:sz w:val="20"/>
        </w:rPr>
        <w:t xml:space="preserve">F. </w:t>
      </w:r>
      <w:r>
        <w:rPr>
          <w:sz w:val="20"/>
        </w:rPr>
        <w:t xml:space="preserve">Camilo, S. M. Ransom, J. </w:t>
      </w:r>
      <w:r>
        <w:rPr>
          <w:spacing w:val="-13"/>
          <w:sz w:val="20"/>
        </w:rPr>
        <w:t xml:space="preserve">P. </w:t>
      </w:r>
      <w:r>
        <w:rPr>
          <w:sz w:val="20"/>
        </w:rPr>
        <w:t>Halpern, and J. Reynolds. 1E 1547.0-5408: A Radio-emitting Magnetar with a Rotation Period of 2 Seconds. ApJ, 666:L93–L96, September</w:t>
      </w:r>
      <w:r>
        <w:rPr>
          <w:spacing w:val="-10"/>
          <w:sz w:val="20"/>
        </w:rPr>
        <w:t xml:space="preserve"> </w:t>
      </w:r>
      <w:r>
        <w:rPr>
          <w:sz w:val="20"/>
        </w:rPr>
        <w:t>2007.</w:t>
      </w:r>
    </w:p>
    <w:p w14:paraId="5886AD13" w14:textId="77777777" w:rsidR="00656154" w:rsidRDefault="00CE621D">
      <w:pPr>
        <w:pStyle w:val="ListParagraph"/>
        <w:numPr>
          <w:ilvl w:val="0"/>
          <w:numId w:val="1"/>
        </w:numPr>
        <w:tabs>
          <w:tab w:val="left" w:pos="532"/>
        </w:tabs>
        <w:spacing w:before="158"/>
        <w:ind w:right="106"/>
        <w:jc w:val="both"/>
        <w:rPr>
          <w:sz w:val="20"/>
        </w:rPr>
      </w:pPr>
      <w:r>
        <w:rPr>
          <w:spacing w:val="-10"/>
          <w:sz w:val="20"/>
        </w:rPr>
        <w:t xml:space="preserve">F. </w:t>
      </w:r>
      <w:r>
        <w:rPr>
          <w:sz w:val="20"/>
        </w:rPr>
        <w:t xml:space="preserve">Camilo, S. M. Ransom, J. </w:t>
      </w:r>
      <w:r>
        <w:rPr>
          <w:spacing w:val="-13"/>
          <w:sz w:val="20"/>
        </w:rPr>
        <w:t xml:space="preserve">P. </w:t>
      </w:r>
      <w:r>
        <w:rPr>
          <w:sz w:val="20"/>
        </w:rPr>
        <w:t>Halpern, J. Reynolds, D. J. Helfand, N. Zimmerman, and J. Sarkissian. Transient</w:t>
      </w:r>
      <w:r>
        <w:rPr>
          <w:spacing w:val="-6"/>
          <w:sz w:val="20"/>
        </w:rPr>
        <w:t xml:space="preserve"> </w:t>
      </w:r>
      <w:r>
        <w:rPr>
          <w:sz w:val="20"/>
        </w:rPr>
        <w:t>pulsed</w:t>
      </w:r>
      <w:r>
        <w:rPr>
          <w:spacing w:val="-6"/>
          <w:sz w:val="20"/>
        </w:rPr>
        <w:t xml:space="preserve"> </w:t>
      </w:r>
      <w:r>
        <w:rPr>
          <w:sz w:val="20"/>
        </w:rPr>
        <w:t>radio</w:t>
      </w:r>
      <w:r>
        <w:rPr>
          <w:spacing w:val="-6"/>
          <w:sz w:val="20"/>
        </w:rPr>
        <w:t xml:space="preserve"> </w:t>
      </w:r>
      <w:r>
        <w:rPr>
          <w:sz w:val="20"/>
        </w:rPr>
        <w:t>emission</w:t>
      </w:r>
      <w:r>
        <w:rPr>
          <w:spacing w:val="-6"/>
          <w:sz w:val="20"/>
        </w:rPr>
        <w:t xml:space="preserve"> </w:t>
      </w:r>
      <w:r>
        <w:rPr>
          <w:sz w:val="20"/>
        </w:rPr>
        <w:t>from</w:t>
      </w:r>
      <w:r>
        <w:rPr>
          <w:spacing w:val="-6"/>
          <w:sz w:val="20"/>
        </w:rPr>
        <w:t xml:space="preserve"> </w:t>
      </w:r>
      <w:r>
        <w:rPr>
          <w:sz w:val="20"/>
        </w:rPr>
        <w:t>a</w:t>
      </w:r>
      <w:r>
        <w:rPr>
          <w:spacing w:val="-6"/>
          <w:sz w:val="20"/>
        </w:rPr>
        <w:t xml:space="preserve"> </w:t>
      </w:r>
      <w:r>
        <w:rPr>
          <w:sz w:val="20"/>
        </w:rPr>
        <w:t>magnetar.</w:t>
      </w:r>
      <w:r>
        <w:rPr>
          <w:spacing w:val="13"/>
          <w:sz w:val="20"/>
        </w:rPr>
        <w:t xml:space="preserve"> </w:t>
      </w:r>
      <w:r>
        <w:rPr>
          <w:sz w:val="20"/>
        </w:rPr>
        <w:t>Nature,</w:t>
      </w:r>
      <w:r>
        <w:rPr>
          <w:spacing w:val="-6"/>
          <w:sz w:val="20"/>
        </w:rPr>
        <w:t xml:space="preserve"> </w:t>
      </w:r>
      <w:r>
        <w:rPr>
          <w:sz w:val="20"/>
        </w:rPr>
        <w:t>442:892–895,</w:t>
      </w:r>
      <w:r>
        <w:rPr>
          <w:spacing w:val="-6"/>
          <w:sz w:val="20"/>
        </w:rPr>
        <w:t xml:space="preserve"> </w:t>
      </w:r>
      <w:r>
        <w:rPr>
          <w:sz w:val="20"/>
        </w:rPr>
        <w:t>August</w:t>
      </w:r>
      <w:r>
        <w:rPr>
          <w:spacing w:val="-6"/>
          <w:sz w:val="20"/>
        </w:rPr>
        <w:t xml:space="preserve"> </w:t>
      </w:r>
      <w:r>
        <w:rPr>
          <w:sz w:val="20"/>
        </w:rPr>
        <w:t>2006.</w:t>
      </w:r>
    </w:p>
    <w:p w14:paraId="41AA855F" w14:textId="77777777" w:rsidR="00656154" w:rsidRDefault="00CE621D">
      <w:pPr>
        <w:pStyle w:val="ListParagraph"/>
        <w:numPr>
          <w:ilvl w:val="0"/>
          <w:numId w:val="1"/>
        </w:numPr>
        <w:tabs>
          <w:tab w:val="left" w:pos="532"/>
        </w:tabs>
        <w:spacing w:before="158" w:line="244" w:lineRule="exact"/>
        <w:jc w:val="left"/>
        <w:rPr>
          <w:sz w:val="20"/>
        </w:rPr>
      </w:pPr>
      <w:r>
        <w:rPr>
          <w:spacing w:val="-19"/>
          <w:w w:val="99"/>
          <w:sz w:val="20"/>
        </w:rPr>
        <w:t>F</w:t>
      </w:r>
      <w:r>
        <w:rPr>
          <w:w w:val="99"/>
          <w:sz w:val="20"/>
        </w:rPr>
        <w:t>.</w:t>
      </w:r>
      <w:r>
        <w:rPr>
          <w:spacing w:val="10"/>
          <w:sz w:val="20"/>
        </w:rPr>
        <w:t xml:space="preserve"> </w:t>
      </w:r>
      <w:r>
        <w:rPr>
          <w:w w:val="99"/>
          <w:sz w:val="20"/>
        </w:rPr>
        <w:t>Camilo,</w:t>
      </w:r>
      <w:r>
        <w:rPr>
          <w:spacing w:val="12"/>
          <w:sz w:val="20"/>
        </w:rPr>
        <w:t xml:space="preserve"> </w:t>
      </w:r>
      <w:r>
        <w:rPr>
          <w:w w:val="99"/>
          <w:sz w:val="20"/>
        </w:rPr>
        <w:t>S.</w:t>
      </w:r>
      <w:r>
        <w:rPr>
          <w:spacing w:val="10"/>
          <w:sz w:val="20"/>
        </w:rPr>
        <w:t xml:space="preserve"> </w:t>
      </w:r>
      <w:r>
        <w:rPr>
          <w:w w:val="99"/>
          <w:sz w:val="20"/>
        </w:rPr>
        <w:t>M.</w:t>
      </w:r>
      <w:r>
        <w:rPr>
          <w:spacing w:val="10"/>
          <w:sz w:val="20"/>
        </w:rPr>
        <w:t xml:space="preserve"> </w:t>
      </w:r>
      <w:r>
        <w:rPr>
          <w:w w:val="99"/>
          <w:sz w:val="20"/>
        </w:rPr>
        <w:t>Ransom,</w:t>
      </w:r>
      <w:r>
        <w:rPr>
          <w:spacing w:val="12"/>
          <w:sz w:val="20"/>
        </w:rPr>
        <w:t xml:space="preserve"> </w:t>
      </w:r>
      <w:r>
        <w:rPr>
          <w:w w:val="99"/>
          <w:sz w:val="20"/>
        </w:rPr>
        <w:t>J.</w:t>
      </w:r>
      <w:r>
        <w:rPr>
          <w:spacing w:val="10"/>
          <w:sz w:val="20"/>
        </w:rPr>
        <w:t xml:space="preserve"> </w:t>
      </w:r>
      <w:r>
        <w:rPr>
          <w:w w:val="99"/>
          <w:sz w:val="20"/>
        </w:rPr>
        <w:t>Pe</w:t>
      </w:r>
      <w:r>
        <w:rPr>
          <w:spacing w:val="-92"/>
          <w:w w:val="99"/>
          <w:sz w:val="20"/>
        </w:rPr>
        <w:t>n</w:t>
      </w:r>
      <w:r>
        <w:rPr>
          <w:w w:val="99"/>
          <w:sz w:val="20"/>
        </w:rPr>
        <w:t>˜</w:t>
      </w:r>
      <w:r>
        <w:rPr>
          <w:spacing w:val="-26"/>
          <w:sz w:val="20"/>
        </w:rPr>
        <w:t xml:space="preserve"> </w:t>
      </w:r>
      <w:r>
        <w:rPr>
          <w:w w:val="99"/>
          <w:sz w:val="20"/>
        </w:rPr>
        <w:t>alver,</w:t>
      </w:r>
      <w:r>
        <w:rPr>
          <w:spacing w:val="12"/>
          <w:sz w:val="20"/>
        </w:rPr>
        <w:t xml:space="preserve"> </w:t>
      </w:r>
      <w:r>
        <w:rPr>
          <w:w w:val="99"/>
          <w:sz w:val="20"/>
        </w:rPr>
        <w:t>A.</w:t>
      </w:r>
      <w:r>
        <w:rPr>
          <w:spacing w:val="10"/>
          <w:sz w:val="20"/>
        </w:rPr>
        <w:t xml:space="preserve"> </w:t>
      </w:r>
      <w:r>
        <w:rPr>
          <w:w w:val="99"/>
          <w:sz w:val="20"/>
        </w:rPr>
        <w:t>Karaste</w:t>
      </w:r>
      <w:r>
        <w:rPr>
          <w:spacing w:val="-4"/>
          <w:w w:val="99"/>
          <w:sz w:val="20"/>
        </w:rPr>
        <w:t>r</w:t>
      </w:r>
      <w:r>
        <w:rPr>
          <w:w w:val="99"/>
          <w:sz w:val="20"/>
        </w:rPr>
        <w:t>giou,</w:t>
      </w:r>
      <w:r>
        <w:rPr>
          <w:spacing w:val="12"/>
          <w:sz w:val="20"/>
        </w:rPr>
        <w:t xml:space="preserve"> </w:t>
      </w:r>
      <w:r>
        <w:rPr>
          <w:w w:val="99"/>
          <w:sz w:val="20"/>
        </w:rPr>
        <w:t>M.</w:t>
      </w:r>
      <w:r>
        <w:rPr>
          <w:spacing w:val="10"/>
          <w:sz w:val="20"/>
        </w:rPr>
        <w:t xml:space="preserve"> </w:t>
      </w:r>
      <w:r>
        <w:rPr>
          <w:w w:val="99"/>
          <w:sz w:val="20"/>
        </w:rPr>
        <w:t>H.</w:t>
      </w:r>
      <w:r>
        <w:rPr>
          <w:spacing w:val="10"/>
          <w:sz w:val="20"/>
        </w:rPr>
        <w:t xml:space="preserve"> </w:t>
      </w:r>
      <w:r>
        <w:rPr>
          <w:w w:val="99"/>
          <w:sz w:val="20"/>
        </w:rPr>
        <w:t>van</w:t>
      </w:r>
      <w:r>
        <w:rPr>
          <w:spacing w:val="10"/>
          <w:sz w:val="20"/>
        </w:rPr>
        <w:t xml:space="preserve"> </w:t>
      </w:r>
      <w:r>
        <w:rPr>
          <w:w w:val="99"/>
          <w:sz w:val="20"/>
        </w:rPr>
        <w:t>Kerkwijk,</w:t>
      </w:r>
      <w:r>
        <w:rPr>
          <w:spacing w:val="12"/>
          <w:sz w:val="20"/>
        </w:rPr>
        <w:t xml:space="preserve"> </w:t>
      </w:r>
      <w:r>
        <w:rPr>
          <w:w w:val="99"/>
          <w:sz w:val="20"/>
        </w:rPr>
        <w:t>M.</w:t>
      </w:r>
      <w:r>
        <w:rPr>
          <w:spacing w:val="10"/>
          <w:sz w:val="20"/>
        </w:rPr>
        <w:t xml:space="preserve"> </w:t>
      </w:r>
      <w:r>
        <w:rPr>
          <w:w w:val="99"/>
          <w:sz w:val="20"/>
        </w:rPr>
        <w:t>Durant,</w:t>
      </w:r>
      <w:r>
        <w:rPr>
          <w:spacing w:val="12"/>
          <w:sz w:val="20"/>
        </w:rPr>
        <w:t xml:space="preserve"> </w:t>
      </w:r>
      <w:r>
        <w:rPr>
          <w:w w:val="99"/>
          <w:sz w:val="20"/>
        </w:rPr>
        <w:t>J.</w:t>
      </w:r>
      <w:r>
        <w:rPr>
          <w:spacing w:val="10"/>
          <w:sz w:val="20"/>
        </w:rPr>
        <w:t xml:space="preserve"> </w:t>
      </w:r>
      <w:r>
        <w:rPr>
          <w:spacing w:val="-26"/>
          <w:w w:val="99"/>
          <w:sz w:val="20"/>
        </w:rPr>
        <w:t>P</w:t>
      </w:r>
      <w:r>
        <w:rPr>
          <w:w w:val="99"/>
          <w:sz w:val="20"/>
        </w:rPr>
        <w:t>.</w:t>
      </w:r>
      <w:r>
        <w:rPr>
          <w:spacing w:val="10"/>
          <w:sz w:val="20"/>
        </w:rPr>
        <w:t xml:space="preserve"> </w:t>
      </w:r>
      <w:r>
        <w:rPr>
          <w:w w:val="99"/>
          <w:sz w:val="20"/>
        </w:rPr>
        <w:t>Halpern,</w:t>
      </w:r>
    </w:p>
    <w:p w14:paraId="45CB74B0" w14:textId="77777777" w:rsidR="00656154" w:rsidRDefault="00CE621D">
      <w:pPr>
        <w:pStyle w:val="BodyText"/>
        <w:spacing w:before="2" w:line="230" w:lineRule="auto"/>
        <w:ind w:left="531" w:right="106"/>
      </w:pPr>
      <w:r>
        <w:t>J. Reynolds, C. Thum, D. J. Helfand, N. Zimmerman, and I. Cognard. The Variable Radio-to-X-Ray Spectrum of the Magnetar XTE J1810-197. ApJ, 669:561–569, November 2007.</w:t>
      </w:r>
    </w:p>
    <w:p w14:paraId="29486259" w14:textId="77777777" w:rsidR="00656154" w:rsidRDefault="00CE621D">
      <w:pPr>
        <w:pStyle w:val="ListParagraph"/>
        <w:numPr>
          <w:ilvl w:val="0"/>
          <w:numId w:val="1"/>
        </w:numPr>
        <w:tabs>
          <w:tab w:val="left" w:pos="532"/>
        </w:tabs>
        <w:spacing w:before="151"/>
        <w:ind w:right="106"/>
        <w:jc w:val="both"/>
        <w:rPr>
          <w:sz w:val="20"/>
        </w:rPr>
      </w:pPr>
      <w:r>
        <w:rPr>
          <w:sz w:val="20"/>
        </w:rPr>
        <w:t xml:space="preserve">E. </w:t>
      </w:r>
      <w:r>
        <w:rPr>
          <w:spacing w:val="-10"/>
          <w:sz w:val="20"/>
        </w:rPr>
        <w:t xml:space="preserve">F. </w:t>
      </w:r>
      <w:r>
        <w:rPr>
          <w:sz w:val="20"/>
        </w:rPr>
        <w:t xml:space="preserve">Cataldi, C. </w:t>
      </w:r>
      <w:r>
        <w:rPr>
          <w:spacing w:val="-8"/>
          <w:sz w:val="20"/>
        </w:rPr>
        <w:t xml:space="preserve">T. </w:t>
      </w:r>
      <w:r>
        <w:rPr>
          <w:sz w:val="20"/>
        </w:rPr>
        <w:t xml:space="preserve">Bennett, X. Chen, and S. A. Simone. First-Generation Students: College Access, Persistence, and Postbachelors Outcomes. </w:t>
      </w:r>
      <w:r>
        <w:rPr>
          <w:spacing w:val="-3"/>
          <w:sz w:val="20"/>
        </w:rPr>
        <w:t xml:space="preserve">Technical </w:t>
      </w:r>
      <w:r>
        <w:rPr>
          <w:sz w:val="20"/>
        </w:rPr>
        <w:t>Report 2018421, U.S. Department of Education, Institute</w:t>
      </w:r>
      <w:r>
        <w:rPr>
          <w:spacing w:val="-4"/>
          <w:sz w:val="20"/>
        </w:rPr>
        <w:t xml:space="preserve"> </w:t>
      </w:r>
      <w:r>
        <w:rPr>
          <w:sz w:val="20"/>
        </w:rPr>
        <w:t>of</w:t>
      </w:r>
      <w:r>
        <w:rPr>
          <w:spacing w:val="-4"/>
          <w:sz w:val="20"/>
        </w:rPr>
        <w:t xml:space="preserve"> </w:t>
      </w:r>
      <w:r>
        <w:rPr>
          <w:sz w:val="20"/>
        </w:rPr>
        <w:t>Education</w:t>
      </w:r>
      <w:r>
        <w:rPr>
          <w:spacing w:val="-4"/>
          <w:sz w:val="20"/>
        </w:rPr>
        <w:t xml:space="preserve"> </w:t>
      </w:r>
      <w:r>
        <w:rPr>
          <w:sz w:val="20"/>
        </w:rPr>
        <w:t>Sciences,</w:t>
      </w:r>
      <w:r>
        <w:rPr>
          <w:spacing w:val="-4"/>
          <w:sz w:val="20"/>
        </w:rPr>
        <w:t xml:space="preserve"> </w:t>
      </w:r>
      <w:r>
        <w:rPr>
          <w:sz w:val="20"/>
        </w:rPr>
        <w:t>National</w:t>
      </w:r>
      <w:r>
        <w:rPr>
          <w:spacing w:val="-4"/>
          <w:sz w:val="20"/>
        </w:rPr>
        <w:t xml:space="preserve"> </w:t>
      </w:r>
      <w:r>
        <w:rPr>
          <w:sz w:val="20"/>
        </w:rPr>
        <w:t>Center</w:t>
      </w:r>
      <w:r>
        <w:rPr>
          <w:spacing w:val="-4"/>
          <w:sz w:val="20"/>
        </w:rPr>
        <w:t xml:space="preserve"> </w:t>
      </w:r>
      <w:r>
        <w:rPr>
          <w:sz w:val="20"/>
        </w:rPr>
        <w:t>for</w:t>
      </w:r>
      <w:r>
        <w:rPr>
          <w:spacing w:val="-4"/>
          <w:sz w:val="20"/>
        </w:rPr>
        <w:t xml:space="preserve"> </w:t>
      </w:r>
      <w:r>
        <w:rPr>
          <w:sz w:val="20"/>
        </w:rPr>
        <w:t>Education</w:t>
      </w:r>
      <w:r>
        <w:rPr>
          <w:spacing w:val="-4"/>
          <w:sz w:val="20"/>
        </w:rPr>
        <w:t xml:space="preserve"> </w:t>
      </w:r>
      <w:r>
        <w:rPr>
          <w:sz w:val="20"/>
        </w:rPr>
        <w:t>Statistics,</w:t>
      </w:r>
      <w:r>
        <w:rPr>
          <w:spacing w:val="-4"/>
          <w:sz w:val="20"/>
        </w:rPr>
        <w:t xml:space="preserve"> </w:t>
      </w:r>
      <w:r>
        <w:rPr>
          <w:sz w:val="20"/>
        </w:rPr>
        <w:t>February</w:t>
      </w:r>
      <w:r>
        <w:rPr>
          <w:spacing w:val="-4"/>
          <w:sz w:val="20"/>
        </w:rPr>
        <w:t xml:space="preserve"> </w:t>
      </w:r>
      <w:r>
        <w:rPr>
          <w:sz w:val="20"/>
        </w:rPr>
        <w:t>2018.</w:t>
      </w:r>
    </w:p>
    <w:p w14:paraId="58F1C513" w14:textId="77777777" w:rsidR="00656154" w:rsidRDefault="00CE621D">
      <w:pPr>
        <w:pStyle w:val="ListParagraph"/>
        <w:numPr>
          <w:ilvl w:val="0"/>
          <w:numId w:val="1"/>
        </w:numPr>
        <w:tabs>
          <w:tab w:val="left" w:pos="532"/>
        </w:tabs>
        <w:spacing w:before="158"/>
        <w:ind w:right="106"/>
        <w:jc w:val="both"/>
        <w:rPr>
          <w:sz w:val="20"/>
        </w:rPr>
      </w:pPr>
      <w:r>
        <w:rPr>
          <w:sz w:val="20"/>
        </w:rPr>
        <w:t>S.</w:t>
      </w:r>
      <w:r>
        <w:rPr>
          <w:spacing w:val="-9"/>
          <w:sz w:val="20"/>
        </w:rPr>
        <w:t xml:space="preserve"> </w:t>
      </w:r>
      <w:r>
        <w:rPr>
          <w:sz w:val="20"/>
        </w:rPr>
        <w:t>Chatterjee,</w:t>
      </w:r>
      <w:r>
        <w:rPr>
          <w:spacing w:val="-8"/>
          <w:sz w:val="20"/>
        </w:rPr>
        <w:t xml:space="preserve"> </w:t>
      </w:r>
      <w:r>
        <w:rPr>
          <w:sz w:val="20"/>
        </w:rPr>
        <w:t>C.</w:t>
      </w:r>
      <w:r>
        <w:rPr>
          <w:spacing w:val="-9"/>
          <w:sz w:val="20"/>
        </w:rPr>
        <w:t xml:space="preserve"> </w:t>
      </w:r>
      <w:r>
        <w:rPr>
          <w:sz w:val="20"/>
        </w:rPr>
        <w:t>J.</w:t>
      </w:r>
      <w:r>
        <w:rPr>
          <w:spacing w:val="-9"/>
          <w:sz w:val="20"/>
        </w:rPr>
        <w:t xml:space="preserve"> </w:t>
      </w:r>
      <w:r>
        <w:rPr>
          <w:sz w:val="20"/>
        </w:rPr>
        <w:t>Law,</w:t>
      </w:r>
      <w:r>
        <w:rPr>
          <w:spacing w:val="-8"/>
          <w:sz w:val="20"/>
        </w:rPr>
        <w:t xml:space="preserve"> </w:t>
      </w:r>
      <w:r>
        <w:rPr>
          <w:sz w:val="20"/>
        </w:rPr>
        <w:t>R.</w:t>
      </w:r>
      <w:r>
        <w:rPr>
          <w:spacing w:val="-9"/>
          <w:sz w:val="20"/>
        </w:rPr>
        <w:t xml:space="preserve"> </w:t>
      </w:r>
      <w:r>
        <w:rPr>
          <w:sz w:val="20"/>
        </w:rPr>
        <w:t>S.</w:t>
      </w:r>
      <w:r>
        <w:rPr>
          <w:spacing w:val="-9"/>
          <w:sz w:val="20"/>
        </w:rPr>
        <w:t xml:space="preserve"> </w:t>
      </w:r>
      <w:r>
        <w:rPr>
          <w:sz w:val="20"/>
        </w:rPr>
        <w:t>Wharton,</w:t>
      </w:r>
      <w:r>
        <w:rPr>
          <w:spacing w:val="-8"/>
          <w:sz w:val="20"/>
        </w:rPr>
        <w:t xml:space="preserve"> </w:t>
      </w:r>
      <w:r>
        <w:rPr>
          <w:sz w:val="20"/>
        </w:rPr>
        <w:t>S.</w:t>
      </w:r>
      <w:r>
        <w:rPr>
          <w:spacing w:val="-9"/>
          <w:sz w:val="20"/>
        </w:rPr>
        <w:t xml:space="preserve"> </w:t>
      </w:r>
      <w:r>
        <w:rPr>
          <w:sz w:val="20"/>
        </w:rPr>
        <w:t>Burke-Spolaor,</w:t>
      </w:r>
      <w:r>
        <w:rPr>
          <w:spacing w:val="-8"/>
          <w:sz w:val="20"/>
        </w:rPr>
        <w:t xml:space="preserve"> </w:t>
      </w:r>
      <w:r>
        <w:rPr>
          <w:sz w:val="20"/>
        </w:rPr>
        <w:t>J.</w:t>
      </w:r>
      <w:r>
        <w:rPr>
          <w:spacing w:val="-9"/>
          <w:sz w:val="20"/>
        </w:rPr>
        <w:t xml:space="preserve"> </w:t>
      </w:r>
      <w:r>
        <w:rPr>
          <w:spacing w:val="-10"/>
          <w:sz w:val="20"/>
        </w:rPr>
        <w:t>W.</w:t>
      </w:r>
      <w:r>
        <w:rPr>
          <w:spacing w:val="-9"/>
          <w:sz w:val="20"/>
        </w:rPr>
        <w:t xml:space="preserve"> </w:t>
      </w:r>
      <w:r>
        <w:rPr>
          <w:spacing w:val="-8"/>
          <w:sz w:val="20"/>
        </w:rPr>
        <w:t>T.</w:t>
      </w:r>
      <w:r>
        <w:rPr>
          <w:spacing w:val="-9"/>
          <w:sz w:val="20"/>
        </w:rPr>
        <w:t xml:space="preserve"> </w:t>
      </w:r>
      <w:r>
        <w:rPr>
          <w:sz w:val="20"/>
        </w:rPr>
        <w:t>Hessels,</w:t>
      </w:r>
      <w:r>
        <w:rPr>
          <w:spacing w:val="-8"/>
          <w:sz w:val="20"/>
        </w:rPr>
        <w:t xml:space="preserve"> </w:t>
      </w:r>
      <w:r>
        <w:rPr>
          <w:sz w:val="20"/>
        </w:rPr>
        <w:t>G.</w:t>
      </w:r>
      <w:r>
        <w:rPr>
          <w:spacing w:val="-9"/>
          <w:sz w:val="20"/>
        </w:rPr>
        <w:t xml:space="preserve"> </w:t>
      </w:r>
      <w:r>
        <w:rPr>
          <w:sz w:val="20"/>
        </w:rPr>
        <w:t>C.</w:t>
      </w:r>
      <w:r>
        <w:rPr>
          <w:spacing w:val="-9"/>
          <w:sz w:val="20"/>
        </w:rPr>
        <w:t xml:space="preserve"> </w:t>
      </w:r>
      <w:r>
        <w:rPr>
          <w:sz w:val="20"/>
        </w:rPr>
        <w:t>Bower,</w:t>
      </w:r>
      <w:r>
        <w:rPr>
          <w:spacing w:val="-8"/>
          <w:sz w:val="20"/>
        </w:rPr>
        <w:t xml:space="preserve"> </w:t>
      </w:r>
      <w:r>
        <w:rPr>
          <w:sz w:val="20"/>
        </w:rPr>
        <w:t>J.</w:t>
      </w:r>
      <w:r>
        <w:rPr>
          <w:spacing w:val="-9"/>
          <w:sz w:val="20"/>
        </w:rPr>
        <w:t xml:space="preserve"> </w:t>
      </w:r>
      <w:r>
        <w:rPr>
          <w:sz w:val="20"/>
        </w:rPr>
        <w:t>M.</w:t>
      </w:r>
      <w:r>
        <w:rPr>
          <w:spacing w:val="-9"/>
          <w:sz w:val="20"/>
        </w:rPr>
        <w:t xml:space="preserve"> </w:t>
      </w:r>
      <w:r>
        <w:rPr>
          <w:sz w:val="20"/>
        </w:rPr>
        <w:t>Cordes,</w:t>
      </w:r>
      <w:r>
        <w:rPr>
          <w:spacing w:val="-8"/>
          <w:sz w:val="20"/>
        </w:rPr>
        <w:t xml:space="preserve"> </w:t>
      </w:r>
      <w:r>
        <w:rPr>
          <w:sz w:val="20"/>
        </w:rPr>
        <w:t>S.</w:t>
      </w:r>
      <w:r>
        <w:rPr>
          <w:spacing w:val="-9"/>
          <w:sz w:val="20"/>
        </w:rPr>
        <w:t xml:space="preserve"> </w:t>
      </w:r>
      <w:r>
        <w:rPr>
          <w:spacing w:val="-13"/>
          <w:sz w:val="20"/>
        </w:rPr>
        <w:t xml:space="preserve">P. </w:t>
      </w:r>
      <w:r>
        <w:rPr>
          <w:sz w:val="20"/>
        </w:rPr>
        <w:t xml:space="preserve">Tendulkar, C. G. Bassa, </w:t>
      </w:r>
      <w:r>
        <w:rPr>
          <w:spacing w:val="-13"/>
          <w:sz w:val="20"/>
        </w:rPr>
        <w:t xml:space="preserve">P. </w:t>
      </w:r>
      <w:r>
        <w:rPr>
          <w:sz w:val="20"/>
        </w:rPr>
        <w:t xml:space="preserve">Demorest, B. J. Butler, A. Seymour, </w:t>
      </w:r>
      <w:r>
        <w:rPr>
          <w:spacing w:val="-13"/>
          <w:sz w:val="20"/>
        </w:rPr>
        <w:t xml:space="preserve">P. </w:t>
      </w:r>
      <w:r>
        <w:rPr>
          <w:sz w:val="20"/>
        </w:rPr>
        <w:t xml:space="preserve">Scholz, M. </w:t>
      </w:r>
      <w:r>
        <w:rPr>
          <w:spacing w:val="-10"/>
          <w:sz w:val="20"/>
        </w:rPr>
        <w:t xml:space="preserve">W. </w:t>
      </w:r>
      <w:r>
        <w:rPr>
          <w:sz w:val="20"/>
        </w:rPr>
        <w:t xml:space="preserve">Abruzzo, S. </w:t>
      </w:r>
      <w:r>
        <w:rPr>
          <w:spacing w:val="29"/>
          <w:sz w:val="20"/>
        </w:rPr>
        <w:t xml:space="preserve"> </w:t>
      </w:r>
      <w:r>
        <w:rPr>
          <w:sz w:val="20"/>
        </w:rPr>
        <w:t>Bogdanov,</w:t>
      </w:r>
    </w:p>
    <w:p w14:paraId="4E225473" w14:textId="77777777" w:rsidR="00656154" w:rsidRDefault="00CE621D">
      <w:pPr>
        <w:pStyle w:val="ListParagraph"/>
        <w:numPr>
          <w:ilvl w:val="1"/>
          <w:numId w:val="1"/>
        </w:numPr>
        <w:tabs>
          <w:tab w:val="left" w:pos="770"/>
        </w:tabs>
        <w:spacing w:line="243" w:lineRule="exact"/>
        <w:jc w:val="both"/>
        <w:rPr>
          <w:sz w:val="20"/>
        </w:rPr>
      </w:pPr>
      <w:r>
        <w:rPr>
          <w:sz w:val="20"/>
        </w:rPr>
        <w:t>M.</w:t>
      </w:r>
      <w:r>
        <w:rPr>
          <w:spacing w:val="17"/>
          <w:sz w:val="20"/>
        </w:rPr>
        <w:t xml:space="preserve"> </w:t>
      </w:r>
      <w:r>
        <w:rPr>
          <w:sz w:val="20"/>
        </w:rPr>
        <w:t>Kaspi,</w:t>
      </w:r>
      <w:r>
        <w:rPr>
          <w:spacing w:val="22"/>
          <w:sz w:val="20"/>
        </w:rPr>
        <w:t xml:space="preserve"> </w:t>
      </w:r>
      <w:r>
        <w:rPr>
          <w:sz w:val="20"/>
        </w:rPr>
        <w:t>A.</w:t>
      </w:r>
      <w:r>
        <w:rPr>
          <w:spacing w:val="17"/>
          <w:sz w:val="20"/>
        </w:rPr>
        <w:t xml:space="preserve"> </w:t>
      </w:r>
      <w:r>
        <w:rPr>
          <w:sz w:val="20"/>
        </w:rPr>
        <w:t>Keimpema,</w:t>
      </w:r>
      <w:r>
        <w:rPr>
          <w:spacing w:val="22"/>
          <w:sz w:val="20"/>
        </w:rPr>
        <w:t xml:space="preserve"> </w:t>
      </w:r>
      <w:r>
        <w:rPr>
          <w:spacing w:val="-8"/>
          <w:sz w:val="20"/>
        </w:rPr>
        <w:t>T.</w:t>
      </w:r>
      <w:r>
        <w:rPr>
          <w:spacing w:val="17"/>
          <w:sz w:val="20"/>
        </w:rPr>
        <w:t xml:space="preserve"> </w:t>
      </w:r>
      <w:r>
        <w:rPr>
          <w:sz w:val="20"/>
        </w:rPr>
        <w:t>J.</w:t>
      </w:r>
      <w:r>
        <w:rPr>
          <w:spacing w:val="17"/>
          <w:sz w:val="20"/>
        </w:rPr>
        <w:t xml:space="preserve"> </w:t>
      </w:r>
      <w:r>
        <w:rPr>
          <w:spacing w:val="-10"/>
          <w:sz w:val="20"/>
        </w:rPr>
        <w:t>W.</w:t>
      </w:r>
      <w:r>
        <w:rPr>
          <w:spacing w:val="17"/>
          <w:sz w:val="20"/>
        </w:rPr>
        <w:t xml:space="preserve"> </w:t>
      </w:r>
      <w:r>
        <w:rPr>
          <w:sz w:val="20"/>
        </w:rPr>
        <w:t>Lazio,</w:t>
      </w:r>
      <w:r>
        <w:rPr>
          <w:spacing w:val="22"/>
          <w:sz w:val="20"/>
        </w:rPr>
        <w:t xml:space="preserve"> </w:t>
      </w:r>
      <w:r>
        <w:rPr>
          <w:sz w:val="20"/>
        </w:rPr>
        <w:t>B.</w:t>
      </w:r>
      <w:r>
        <w:rPr>
          <w:spacing w:val="17"/>
          <w:sz w:val="20"/>
        </w:rPr>
        <w:t xml:space="preserve"> </w:t>
      </w:r>
      <w:r>
        <w:rPr>
          <w:sz w:val="20"/>
        </w:rPr>
        <w:t>Marcote,</w:t>
      </w:r>
      <w:r>
        <w:rPr>
          <w:spacing w:val="22"/>
          <w:sz w:val="20"/>
        </w:rPr>
        <w:t xml:space="preserve"> </w:t>
      </w:r>
      <w:r>
        <w:rPr>
          <w:sz w:val="20"/>
        </w:rPr>
        <w:t>M.</w:t>
      </w:r>
      <w:r>
        <w:rPr>
          <w:spacing w:val="17"/>
          <w:sz w:val="20"/>
        </w:rPr>
        <w:t xml:space="preserve"> </w:t>
      </w:r>
      <w:r>
        <w:rPr>
          <w:sz w:val="20"/>
        </w:rPr>
        <w:t>A.</w:t>
      </w:r>
      <w:r>
        <w:rPr>
          <w:spacing w:val="17"/>
          <w:sz w:val="20"/>
        </w:rPr>
        <w:t xml:space="preserve"> </w:t>
      </w:r>
      <w:r>
        <w:rPr>
          <w:sz w:val="20"/>
        </w:rPr>
        <w:t>McLaughlin,</w:t>
      </w:r>
      <w:r>
        <w:rPr>
          <w:spacing w:val="22"/>
          <w:sz w:val="20"/>
        </w:rPr>
        <w:t xml:space="preserve"> </w:t>
      </w:r>
      <w:r>
        <w:rPr>
          <w:sz w:val="20"/>
        </w:rPr>
        <w:t>Z.</w:t>
      </w:r>
      <w:r>
        <w:rPr>
          <w:spacing w:val="17"/>
          <w:sz w:val="20"/>
        </w:rPr>
        <w:t xml:space="preserve"> </w:t>
      </w:r>
      <w:r>
        <w:rPr>
          <w:sz w:val="20"/>
        </w:rPr>
        <w:t>Paragi,</w:t>
      </w:r>
      <w:r>
        <w:rPr>
          <w:spacing w:val="22"/>
          <w:sz w:val="20"/>
        </w:rPr>
        <w:t xml:space="preserve"> </w:t>
      </w:r>
      <w:r>
        <w:rPr>
          <w:sz w:val="20"/>
        </w:rPr>
        <w:t>S.</w:t>
      </w:r>
      <w:r>
        <w:rPr>
          <w:spacing w:val="17"/>
          <w:sz w:val="20"/>
        </w:rPr>
        <w:t xml:space="preserve"> </w:t>
      </w:r>
      <w:r>
        <w:rPr>
          <w:sz w:val="20"/>
        </w:rPr>
        <w:t>M.</w:t>
      </w:r>
      <w:r>
        <w:rPr>
          <w:spacing w:val="17"/>
          <w:sz w:val="20"/>
        </w:rPr>
        <w:t xml:space="preserve"> </w:t>
      </w:r>
      <w:r>
        <w:rPr>
          <w:sz w:val="20"/>
        </w:rPr>
        <w:t>Ransom,</w:t>
      </w:r>
    </w:p>
    <w:p w14:paraId="160EA4DC" w14:textId="77777777" w:rsidR="00656154" w:rsidRDefault="00CE621D">
      <w:pPr>
        <w:pStyle w:val="BodyText"/>
        <w:spacing w:before="3" w:line="230" w:lineRule="auto"/>
        <w:ind w:left="531" w:right="106"/>
      </w:pPr>
      <w:r>
        <w:t>M. Rupen, L. G. Spitler, and H. J. van Langevelde. A direct localization of a fast radio burst and its host. Nature, 541:58–61, January 2017.</w:t>
      </w:r>
    </w:p>
    <w:p w14:paraId="4AD740AC" w14:textId="77777777" w:rsidR="00656154" w:rsidRDefault="00CE621D">
      <w:pPr>
        <w:pStyle w:val="ListParagraph"/>
        <w:numPr>
          <w:ilvl w:val="0"/>
          <w:numId w:val="1"/>
        </w:numPr>
        <w:tabs>
          <w:tab w:val="left" w:pos="532"/>
        </w:tabs>
        <w:spacing w:before="152"/>
        <w:ind w:right="106"/>
        <w:jc w:val="both"/>
        <w:rPr>
          <w:sz w:val="20"/>
        </w:rPr>
      </w:pPr>
      <w:r>
        <w:rPr>
          <w:sz w:val="20"/>
        </w:rPr>
        <w:t xml:space="preserve">X. Chen. STEM Attrition: College Students’ Paths into and out of STEM Fields. </w:t>
      </w:r>
      <w:r>
        <w:rPr>
          <w:spacing w:val="-3"/>
          <w:sz w:val="20"/>
        </w:rPr>
        <w:t xml:space="preserve">Technical </w:t>
      </w:r>
      <w:r>
        <w:rPr>
          <w:sz w:val="20"/>
        </w:rPr>
        <w:t>Report 2014001,</w:t>
      </w:r>
      <w:r>
        <w:rPr>
          <w:spacing w:val="-5"/>
          <w:sz w:val="20"/>
        </w:rPr>
        <w:t xml:space="preserve"> </w:t>
      </w:r>
      <w:r>
        <w:rPr>
          <w:sz w:val="20"/>
        </w:rPr>
        <w:t>U.S.</w:t>
      </w:r>
      <w:r>
        <w:rPr>
          <w:spacing w:val="-6"/>
          <w:sz w:val="20"/>
        </w:rPr>
        <w:t xml:space="preserve"> </w:t>
      </w:r>
      <w:r>
        <w:rPr>
          <w:sz w:val="20"/>
        </w:rPr>
        <w:t>Department</w:t>
      </w:r>
      <w:r>
        <w:rPr>
          <w:spacing w:val="-5"/>
          <w:sz w:val="20"/>
        </w:rPr>
        <w:t xml:space="preserve"> </w:t>
      </w:r>
      <w:r>
        <w:rPr>
          <w:sz w:val="20"/>
        </w:rPr>
        <w:t>of</w:t>
      </w:r>
      <w:r>
        <w:rPr>
          <w:spacing w:val="-5"/>
          <w:sz w:val="20"/>
        </w:rPr>
        <w:t xml:space="preserve"> </w:t>
      </w:r>
      <w:r>
        <w:rPr>
          <w:sz w:val="20"/>
        </w:rPr>
        <w:t>Education,</w:t>
      </w:r>
      <w:r>
        <w:rPr>
          <w:spacing w:val="-5"/>
          <w:sz w:val="20"/>
        </w:rPr>
        <w:t xml:space="preserve"> </w:t>
      </w:r>
      <w:r>
        <w:rPr>
          <w:sz w:val="20"/>
        </w:rPr>
        <w:t>Institute</w:t>
      </w:r>
      <w:r>
        <w:rPr>
          <w:spacing w:val="-6"/>
          <w:sz w:val="20"/>
        </w:rPr>
        <w:t xml:space="preserve"> </w:t>
      </w:r>
      <w:r>
        <w:rPr>
          <w:sz w:val="20"/>
        </w:rPr>
        <w:t>of</w:t>
      </w:r>
      <w:r>
        <w:rPr>
          <w:spacing w:val="-5"/>
          <w:sz w:val="20"/>
        </w:rPr>
        <w:t xml:space="preserve"> </w:t>
      </w:r>
      <w:r>
        <w:rPr>
          <w:sz w:val="20"/>
        </w:rPr>
        <w:t>Education</w:t>
      </w:r>
      <w:r>
        <w:rPr>
          <w:spacing w:val="-5"/>
          <w:sz w:val="20"/>
        </w:rPr>
        <w:t xml:space="preserve"> </w:t>
      </w:r>
      <w:r>
        <w:rPr>
          <w:sz w:val="20"/>
        </w:rPr>
        <w:t>Sciences,</w:t>
      </w:r>
      <w:r>
        <w:rPr>
          <w:spacing w:val="-5"/>
          <w:sz w:val="20"/>
        </w:rPr>
        <w:t xml:space="preserve"> </w:t>
      </w:r>
      <w:r>
        <w:rPr>
          <w:sz w:val="20"/>
        </w:rPr>
        <w:t>National</w:t>
      </w:r>
      <w:r>
        <w:rPr>
          <w:spacing w:val="-5"/>
          <w:sz w:val="20"/>
        </w:rPr>
        <w:t xml:space="preserve"> </w:t>
      </w:r>
      <w:r>
        <w:rPr>
          <w:sz w:val="20"/>
        </w:rPr>
        <w:t>Center</w:t>
      </w:r>
      <w:r>
        <w:rPr>
          <w:spacing w:val="-5"/>
          <w:sz w:val="20"/>
        </w:rPr>
        <w:t xml:space="preserve"> </w:t>
      </w:r>
      <w:r>
        <w:rPr>
          <w:sz w:val="20"/>
        </w:rPr>
        <w:t>for</w:t>
      </w:r>
      <w:r>
        <w:rPr>
          <w:spacing w:val="-5"/>
          <w:sz w:val="20"/>
        </w:rPr>
        <w:t xml:space="preserve"> </w:t>
      </w:r>
      <w:r>
        <w:rPr>
          <w:sz w:val="20"/>
        </w:rPr>
        <w:t>Education Statistics, November</w:t>
      </w:r>
      <w:r>
        <w:rPr>
          <w:spacing w:val="-11"/>
          <w:sz w:val="20"/>
        </w:rPr>
        <w:t xml:space="preserve"> </w:t>
      </w:r>
      <w:r>
        <w:rPr>
          <w:sz w:val="20"/>
        </w:rPr>
        <w:t>2013.</w:t>
      </w:r>
    </w:p>
    <w:p w14:paraId="3ED8DB87" w14:textId="77777777" w:rsidR="00656154" w:rsidRDefault="00CE621D">
      <w:pPr>
        <w:pStyle w:val="ListParagraph"/>
        <w:numPr>
          <w:ilvl w:val="0"/>
          <w:numId w:val="1"/>
        </w:numPr>
        <w:tabs>
          <w:tab w:val="left" w:pos="532"/>
        </w:tabs>
        <w:spacing w:before="158"/>
        <w:ind w:right="106" w:hanging="431"/>
        <w:jc w:val="both"/>
        <w:rPr>
          <w:sz w:val="20"/>
        </w:rPr>
      </w:pPr>
      <w:r>
        <w:rPr>
          <w:sz w:val="20"/>
        </w:rPr>
        <w:t xml:space="preserve">J. M. Cordes, I. Wasserman, J. </w:t>
      </w:r>
      <w:r>
        <w:rPr>
          <w:spacing w:val="-10"/>
          <w:sz w:val="20"/>
        </w:rPr>
        <w:t xml:space="preserve">W. </w:t>
      </w:r>
      <w:r>
        <w:rPr>
          <w:spacing w:val="-8"/>
          <w:sz w:val="20"/>
        </w:rPr>
        <w:t xml:space="preserve">T. </w:t>
      </w:r>
      <w:r>
        <w:rPr>
          <w:sz w:val="20"/>
        </w:rPr>
        <w:t xml:space="preserve">Hessels, </w:t>
      </w:r>
      <w:r>
        <w:rPr>
          <w:spacing w:val="-8"/>
          <w:sz w:val="20"/>
        </w:rPr>
        <w:t xml:space="preserve">T. </w:t>
      </w:r>
      <w:r>
        <w:rPr>
          <w:sz w:val="20"/>
        </w:rPr>
        <w:t xml:space="preserve">J. </w:t>
      </w:r>
      <w:r>
        <w:rPr>
          <w:spacing w:val="-10"/>
          <w:sz w:val="20"/>
        </w:rPr>
        <w:t xml:space="preserve">W. </w:t>
      </w:r>
      <w:r>
        <w:rPr>
          <w:sz w:val="20"/>
        </w:rPr>
        <w:t>Lazio, S. Chatterjee, and R. S. Wharton. Lensing of Fast Radio Bursts by Plasma Structures in Host Galaxies. ApJ, 842:35, June</w:t>
      </w:r>
      <w:r>
        <w:rPr>
          <w:spacing w:val="-21"/>
          <w:sz w:val="20"/>
        </w:rPr>
        <w:t xml:space="preserve"> </w:t>
      </w:r>
      <w:r>
        <w:rPr>
          <w:sz w:val="20"/>
        </w:rPr>
        <w:t>2017.</w:t>
      </w:r>
    </w:p>
    <w:p w14:paraId="206AAA1A" w14:textId="77777777" w:rsidR="00656154" w:rsidRDefault="00CE621D">
      <w:pPr>
        <w:pStyle w:val="ListParagraph"/>
        <w:numPr>
          <w:ilvl w:val="0"/>
          <w:numId w:val="1"/>
        </w:numPr>
        <w:tabs>
          <w:tab w:val="left" w:pos="532"/>
        </w:tabs>
        <w:spacing w:before="158"/>
        <w:ind w:right="106" w:hanging="431"/>
        <w:jc w:val="both"/>
        <w:rPr>
          <w:sz w:val="20"/>
        </w:rPr>
      </w:pPr>
      <w:r>
        <w:rPr>
          <w:sz w:val="20"/>
        </w:rPr>
        <w:t xml:space="preserve">C. Dumez-Viou, R. </w:t>
      </w:r>
      <w:r>
        <w:rPr>
          <w:spacing w:val="-6"/>
          <w:sz w:val="20"/>
        </w:rPr>
        <w:t xml:space="preserve">Weber, </w:t>
      </w:r>
      <w:r>
        <w:rPr>
          <w:sz w:val="20"/>
        </w:rPr>
        <w:t xml:space="preserve">and </w:t>
      </w:r>
      <w:r>
        <w:rPr>
          <w:spacing w:val="-13"/>
          <w:sz w:val="20"/>
        </w:rPr>
        <w:t xml:space="preserve">P. </w:t>
      </w:r>
      <w:r>
        <w:rPr>
          <w:sz w:val="20"/>
        </w:rPr>
        <w:t xml:space="preserve">Ravier. Multi-Level Pre-Correlation RFI Flagging for Real-Time Im- plementation on UniBoard. </w:t>
      </w:r>
      <w:r>
        <w:rPr>
          <w:i/>
          <w:sz w:val="20"/>
        </w:rPr>
        <w:t>Journal of Astronomical Instrumentation</w:t>
      </w:r>
      <w:r>
        <w:rPr>
          <w:sz w:val="20"/>
        </w:rPr>
        <w:t>, 5:1641019–408, December</w:t>
      </w:r>
      <w:r>
        <w:rPr>
          <w:spacing w:val="-27"/>
          <w:sz w:val="20"/>
        </w:rPr>
        <w:t xml:space="preserve"> </w:t>
      </w:r>
      <w:r>
        <w:rPr>
          <w:sz w:val="20"/>
        </w:rPr>
        <w:t>2016.</w:t>
      </w:r>
    </w:p>
    <w:p w14:paraId="370C7C0A" w14:textId="77777777" w:rsidR="00656154" w:rsidRDefault="00656154">
      <w:pPr>
        <w:spacing w:line="240" w:lineRule="exact"/>
        <w:jc w:val="both"/>
        <w:rPr>
          <w:sz w:val="20"/>
        </w:rPr>
        <w:sectPr w:rsidR="00656154">
          <w:footerReference w:type="default" r:id="rId19"/>
          <w:pgSz w:w="12240" w:h="15840"/>
          <w:pgMar w:top="1300" w:right="1280" w:bottom="960" w:left="1340" w:header="0" w:footer="779" w:gutter="0"/>
          <w:pgNumType w:start="1"/>
          <w:cols w:space="720"/>
        </w:sectPr>
      </w:pPr>
    </w:p>
    <w:p w14:paraId="74FF683E" w14:textId="77777777" w:rsidR="00656154" w:rsidRDefault="00CE621D">
      <w:pPr>
        <w:pStyle w:val="ListParagraph"/>
        <w:numPr>
          <w:ilvl w:val="0"/>
          <w:numId w:val="1"/>
        </w:numPr>
        <w:tabs>
          <w:tab w:val="left" w:pos="552"/>
        </w:tabs>
        <w:spacing w:before="67" w:line="244" w:lineRule="exact"/>
        <w:ind w:left="551" w:hanging="431"/>
        <w:jc w:val="left"/>
        <w:rPr>
          <w:sz w:val="20"/>
        </w:rPr>
      </w:pPr>
      <w:r>
        <w:rPr>
          <w:sz w:val="20"/>
        </w:rPr>
        <w:lastRenderedPageBreak/>
        <w:t>R.</w:t>
      </w:r>
      <w:r>
        <w:rPr>
          <w:spacing w:val="33"/>
          <w:sz w:val="20"/>
        </w:rPr>
        <w:t xml:space="preserve"> </w:t>
      </w:r>
      <w:r>
        <w:rPr>
          <w:spacing w:val="-13"/>
          <w:sz w:val="20"/>
        </w:rPr>
        <w:t xml:space="preserve">P. </w:t>
      </w:r>
      <w:r>
        <w:rPr>
          <w:spacing w:val="-4"/>
          <w:sz w:val="20"/>
        </w:rPr>
        <w:t xml:space="preserve"> </w:t>
      </w:r>
      <w:r>
        <w:rPr>
          <w:sz w:val="20"/>
        </w:rPr>
        <w:t>Eatough,</w:t>
      </w:r>
      <w:r>
        <w:rPr>
          <w:spacing w:val="41"/>
          <w:sz w:val="20"/>
        </w:rPr>
        <w:t xml:space="preserve"> </w:t>
      </w:r>
      <w:r>
        <w:rPr>
          <w:sz w:val="20"/>
        </w:rPr>
        <w:t>H.</w:t>
      </w:r>
      <w:r>
        <w:rPr>
          <w:spacing w:val="33"/>
          <w:sz w:val="20"/>
        </w:rPr>
        <w:t xml:space="preserve"> </w:t>
      </w:r>
      <w:r>
        <w:rPr>
          <w:sz w:val="20"/>
        </w:rPr>
        <w:t>Falcke,</w:t>
      </w:r>
      <w:r>
        <w:rPr>
          <w:spacing w:val="41"/>
          <w:sz w:val="20"/>
        </w:rPr>
        <w:t xml:space="preserve"> </w:t>
      </w:r>
      <w:r>
        <w:rPr>
          <w:sz w:val="20"/>
        </w:rPr>
        <w:t>R.</w:t>
      </w:r>
      <w:r>
        <w:rPr>
          <w:spacing w:val="33"/>
          <w:sz w:val="20"/>
        </w:rPr>
        <w:t xml:space="preserve"> </w:t>
      </w:r>
      <w:r>
        <w:rPr>
          <w:spacing w:val="-3"/>
          <w:sz w:val="20"/>
        </w:rPr>
        <w:t>Karuppusamy,</w:t>
      </w:r>
      <w:r>
        <w:rPr>
          <w:spacing w:val="41"/>
          <w:sz w:val="20"/>
        </w:rPr>
        <w:t xml:space="preserve"> </w:t>
      </w:r>
      <w:r>
        <w:rPr>
          <w:sz w:val="20"/>
        </w:rPr>
        <w:t>K.</w:t>
      </w:r>
      <w:r>
        <w:rPr>
          <w:spacing w:val="33"/>
          <w:sz w:val="20"/>
        </w:rPr>
        <w:t xml:space="preserve"> </w:t>
      </w:r>
      <w:r>
        <w:rPr>
          <w:sz w:val="20"/>
        </w:rPr>
        <w:t>J.</w:t>
      </w:r>
      <w:r>
        <w:rPr>
          <w:spacing w:val="33"/>
          <w:sz w:val="20"/>
        </w:rPr>
        <w:t xml:space="preserve"> </w:t>
      </w:r>
      <w:r>
        <w:rPr>
          <w:sz w:val="20"/>
        </w:rPr>
        <w:t>Lee,</w:t>
      </w:r>
      <w:r>
        <w:rPr>
          <w:spacing w:val="41"/>
          <w:sz w:val="20"/>
        </w:rPr>
        <w:t xml:space="preserve"> </w:t>
      </w:r>
      <w:r>
        <w:rPr>
          <w:sz w:val="20"/>
        </w:rPr>
        <w:t>D.</w:t>
      </w:r>
      <w:r>
        <w:rPr>
          <w:spacing w:val="33"/>
          <w:sz w:val="20"/>
        </w:rPr>
        <w:t xml:space="preserve"> </w:t>
      </w:r>
      <w:r>
        <w:rPr>
          <w:sz w:val="20"/>
        </w:rPr>
        <w:t>J.</w:t>
      </w:r>
      <w:r>
        <w:rPr>
          <w:spacing w:val="33"/>
          <w:sz w:val="20"/>
        </w:rPr>
        <w:t xml:space="preserve"> </w:t>
      </w:r>
      <w:r>
        <w:rPr>
          <w:sz w:val="20"/>
        </w:rPr>
        <w:t>Champion,</w:t>
      </w:r>
      <w:r>
        <w:rPr>
          <w:spacing w:val="41"/>
          <w:sz w:val="20"/>
        </w:rPr>
        <w:t xml:space="preserve"> </w:t>
      </w:r>
      <w:r>
        <w:rPr>
          <w:sz w:val="20"/>
        </w:rPr>
        <w:t>E.</w:t>
      </w:r>
      <w:r>
        <w:rPr>
          <w:spacing w:val="33"/>
          <w:sz w:val="20"/>
        </w:rPr>
        <w:t xml:space="preserve"> </w:t>
      </w:r>
      <w:r>
        <w:rPr>
          <w:spacing w:val="-10"/>
          <w:sz w:val="20"/>
        </w:rPr>
        <w:t xml:space="preserve">F. </w:t>
      </w:r>
      <w:r>
        <w:rPr>
          <w:spacing w:val="-7"/>
          <w:sz w:val="20"/>
        </w:rPr>
        <w:t xml:space="preserve"> </w:t>
      </w:r>
      <w:r>
        <w:rPr>
          <w:sz w:val="20"/>
        </w:rPr>
        <w:t>Keane,</w:t>
      </w:r>
      <w:r>
        <w:rPr>
          <w:spacing w:val="41"/>
          <w:sz w:val="20"/>
        </w:rPr>
        <w:t xml:space="preserve"> </w:t>
      </w:r>
      <w:r>
        <w:rPr>
          <w:sz w:val="20"/>
        </w:rPr>
        <w:t>G.</w:t>
      </w:r>
      <w:r>
        <w:rPr>
          <w:spacing w:val="33"/>
          <w:sz w:val="20"/>
        </w:rPr>
        <w:t xml:space="preserve"> </w:t>
      </w:r>
      <w:r>
        <w:rPr>
          <w:sz w:val="20"/>
        </w:rPr>
        <w:t>Desvignes,</w:t>
      </w:r>
    </w:p>
    <w:p w14:paraId="054EFFD9" w14:textId="77777777" w:rsidR="00656154" w:rsidRDefault="00CE621D">
      <w:pPr>
        <w:pStyle w:val="BodyText"/>
        <w:spacing w:before="2" w:line="230" w:lineRule="auto"/>
        <w:ind w:left="551" w:right="106"/>
      </w:pPr>
      <w:r>
        <w:t xml:space="preserve">D. H. </w:t>
      </w:r>
      <w:r>
        <w:rPr>
          <w:spacing w:val="-10"/>
        </w:rPr>
        <w:t xml:space="preserve">F. </w:t>
      </w:r>
      <w:r>
        <w:t>M. Schnitzeler, L. G. Spitler, M. Kramer, B. Klein, C. Bassa, G. C. Bower, A. Brunthaler, I.</w:t>
      </w:r>
      <w:r>
        <w:rPr>
          <w:spacing w:val="-19"/>
        </w:rPr>
        <w:t xml:space="preserve"> </w:t>
      </w:r>
      <w:r>
        <w:t>Cog- nard,</w:t>
      </w:r>
      <w:r>
        <w:rPr>
          <w:spacing w:val="12"/>
        </w:rPr>
        <w:t xml:space="preserve"> </w:t>
      </w:r>
      <w:r>
        <w:t>A.</w:t>
      </w:r>
      <w:r>
        <w:rPr>
          <w:spacing w:val="10"/>
        </w:rPr>
        <w:t xml:space="preserve"> </w:t>
      </w:r>
      <w:r>
        <w:rPr>
          <w:spacing w:val="-8"/>
        </w:rPr>
        <w:t>T.</w:t>
      </w:r>
      <w:r>
        <w:rPr>
          <w:spacing w:val="10"/>
        </w:rPr>
        <w:t xml:space="preserve"> </w:t>
      </w:r>
      <w:r>
        <w:t>Deller,</w:t>
      </w:r>
      <w:r>
        <w:rPr>
          <w:spacing w:val="12"/>
        </w:rPr>
        <w:t xml:space="preserve"> </w:t>
      </w:r>
      <w:r>
        <w:rPr>
          <w:spacing w:val="-13"/>
        </w:rPr>
        <w:t>P.</w:t>
      </w:r>
      <w:r>
        <w:rPr>
          <w:spacing w:val="10"/>
        </w:rPr>
        <w:t xml:space="preserve"> </w:t>
      </w:r>
      <w:r>
        <w:t>B.</w:t>
      </w:r>
      <w:r>
        <w:rPr>
          <w:spacing w:val="10"/>
        </w:rPr>
        <w:t xml:space="preserve"> </w:t>
      </w:r>
      <w:r>
        <w:t>Demorest,</w:t>
      </w:r>
      <w:r>
        <w:rPr>
          <w:spacing w:val="12"/>
        </w:rPr>
        <w:t xml:space="preserve"> </w:t>
      </w:r>
      <w:r>
        <w:rPr>
          <w:spacing w:val="-13"/>
        </w:rPr>
        <w:t>P.</w:t>
      </w:r>
      <w:r>
        <w:rPr>
          <w:spacing w:val="10"/>
        </w:rPr>
        <w:t xml:space="preserve"> </w:t>
      </w:r>
      <w:r>
        <w:t>C.</w:t>
      </w:r>
      <w:r>
        <w:rPr>
          <w:spacing w:val="10"/>
        </w:rPr>
        <w:t xml:space="preserve"> </w:t>
      </w:r>
      <w:r>
        <w:t>C.</w:t>
      </w:r>
      <w:r>
        <w:rPr>
          <w:spacing w:val="10"/>
        </w:rPr>
        <w:t xml:space="preserve"> </w:t>
      </w:r>
      <w:r>
        <w:t>Freire,</w:t>
      </w:r>
      <w:r>
        <w:rPr>
          <w:spacing w:val="12"/>
        </w:rPr>
        <w:t xml:space="preserve"> </w:t>
      </w:r>
      <w:r>
        <w:t>A.</w:t>
      </w:r>
      <w:r>
        <w:rPr>
          <w:spacing w:val="10"/>
        </w:rPr>
        <w:t xml:space="preserve"> </w:t>
      </w:r>
      <w:r>
        <w:t>Kraus,</w:t>
      </w:r>
      <w:r>
        <w:rPr>
          <w:spacing w:val="12"/>
        </w:rPr>
        <w:t xml:space="preserve"> </w:t>
      </w:r>
      <w:r>
        <w:t>A.</w:t>
      </w:r>
      <w:r>
        <w:rPr>
          <w:spacing w:val="10"/>
        </w:rPr>
        <w:t xml:space="preserve"> </w:t>
      </w:r>
      <w:r>
        <w:t>G.</w:t>
      </w:r>
      <w:r>
        <w:rPr>
          <w:spacing w:val="10"/>
        </w:rPr>
        <w:t xml:space="preserve"> </w:t>
      </w:r>
      <w:r>
        <w:rPr>
          <w:spacing w:val="-3"/>
        </w:rPr>
        <w:t>Lyne,</w:t>
      </w:r>
      <w:r>
        <w:rPr>
          <w:spacing w:val="12"/>
        </w:rPr>
        <w:t xml:space="preserve"> </w:t>
      </w:r>
      <w:r>
        <w:t>A.</w:t>
      </w:r>
      <w:r>
        <w:rPr>
          <w:spacing w:val="10"/>
        </w:rPr>
        <w:t xml:space="preserve"> </w:t>
      </w:r>
      <w:r>
        <w:t>Noutsos,</w:t>
      </w:r>
      <w:r>
        <w:rPr>
          <w:spacing w:val="12"/>
        </w:rPr>
        <w:t xml:space="preserve"> </w:t>
      </w:r>
      <w:r>
        <w:t>B.</w:t>
      </w:r>
      <w:r>
        <w:rPr>
          <w:spacing w:val="10"/>
        </w:rPr>
        <w:t xml:space="preserve"> </w:t>
      </w:r>
      <w:r>
        <w:t>Stappers,</w:t>
      </w:r>
      <w:r>
        <w:rPr>
          <w:spacing w:val="12"/>
        </w:rPr>
        <w:t xml:space="preserve"> </w:t>
      </w:r>
      <w:r>
        <w:t>and</w:t>
      </w:r>
    </w:p>
    <w:p w14:paraId="42B9DBE8" w14:textId="77777777" w:rsidR="00656154" w:rsidRDefault="00CE621D">
      <w:pPr>
        <w:pStyle w:val="BodyText"/>
        <w:spacing w:line="230" w:lineRule="auto"/>
        <w:ind w:left="551" w:right="106"/>
      </w:pPr>
      <w:r>
        <w:t>N. Wex. A strong magnetic field around the supermassive black hole at the centre of the Galaxy. Na- ture, 501:391–394, September 2013.</w:t>
      </w:r>
    </w:p>
    <w:p w14:paraId="6F363655" w14:textId="77777777" w:rsidR="00656154" w:rsidRDefault="00CE621D">
      <w:pPr>
        <w:pStyle w:val="ListParagraph"/>
        <w:numPr>
          <w:ilvl w:val="0"/>
          <w:numId w:val="1"/>
        </w:numPr>
        <w:tabs>
          <w:tab w:val="left" w:pos="552"/>
        </w:tabs>
        <w:spacing w:before="152"/>
        <w:ind w:left="551" w:right="106" w:hanging="431"/>
        <w:jc w:val="both"/>
        <w:rPr>
          <w:sz w:val="20"/>
        </w:rPr>
      </w:pPr>
      <w:r>
        <w:rPr>
          <w:sz w:val="20"/>
        </w:rPr>
        <w:t xml:space="preserve">A. Faure, A. J. Remijan, K. Szalewicz, and L. Wiesenfeld. </w:t>
      </w:r>
      <w:r>
        <w:rPr>
          <w:spacing w:val="-5"/>
          <w:sz w:val="20"/>
        </w:rPr>
        <w:t xml:space="preserve">Weak </w:t>
      </w:r>
      <w:r>
        <w:rPr>
          <w:sz w:val="20"/>
        </w:rPr>
        <w:t xml:space="preserve">Maser Emission of Methyl Formate toward Sagittarius B2(N) in the Green Bank </w:t>
      </w:r>
      <w:r>
        <w:rPr>
          <w:spacing w:val="-3"/>
          <w:sz w:val="20"/>
        </w:rPr>
        <w:t xml:space="preserve">Telescope </w:t>
      </w:r>
      <w:r>
        <w:rPr>
          <w:sz w:val="20"/>
        </w:rPr>
        <w:t>PRIMOS Survey. ApJ, 783:72, March</w:t>
      </w:r>
      <w:r>
        <w:rPr>
          <w:spacing w:val="-22"/>
          <w:sz w:val="20"/>
        </w:rPr>
        <w:t xml:space="preserve"> </w:t>
      </w:r>
      <w:r>
        <w:rPr>
          <w:sz w:val="20"/>
        </w:rPr>
        <w:t>2014.</w:t>
      </w:r>
    </w:p>
    <w:p w14:paraId="0DCF6008"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E.</w:t>
      </w:r>
      <w:r>
        <w:rPr>
          <w:spacing w:val="-4"/>
          <w:sz w:val="20"/>
        </w:rPr>
        <w:t xml:space="preserve"> </w:t>
      </w:r>
      <w:r>
        <w:rPr>
          <w:sz w:val="20"/>
        </w:rPr>
        <w:t>Fonseca,</w:t>
      </w:r>
      <w:r>
        <w:rPr>
          <w:spacing w:val="-4"/>
          <w:sz w:val="20"/>
        </w:rPr>
        <w:t xml:space="preserve"> </w:t>
      </w:r>
      <w:r>
        <w:rPr>
          <w:spacing w:val="-8"/>
          <w:sz w:val="20"/>
        </w:rPr>
        <w:t>T.</w:t>
      </w:r>
      <w:r>
        <w:rPr>
          <w:spacing w:val="-4"/>
          <w:sz w:val="20"/>
        </w:rPr>
        <w:t xml:space="preserve"> </w:t>
      </w:r>
      <w:r>
        <w:rPr>
          <w:spacing w:val="-8"/>
          <w:sz w:val="20"/>
        </w:rPr>
        <w:t>T.</w:t>
      </w:r>
      <w:r>
        <w:rPr>
          <w:spacing w:val="-4"/>
          <w:sz w:val="20"/>
        </w:rPr>
        <w:t xml:space="preserve"> </w:t>
      </w:r>
      <w:r>
        <w:rPr>
          <w:sz w:val="20"/>
        </w:rPr>
        <w:t>Pennucci,</w:t>
      </w:r>
      <w:r>
        <w:rPr>
          <w:spacing w:val="-4"/>
          <w:sz w:val="20"/>
        </w:rPr>
        <w:t xml:space="preserve"> </w:t>
      </w:r>
      <w:r>
        <w:rPr>
          <w:sz w:val="20"/>
        </w:rPr>
        <w:t>J.</w:t>
      </w:r>
      <w:r>
        <w:rPr>
          <w:spacing w:val="-4"/>
          <w:sz w:val="20"/>
        </w:rPr>
        <w:t xml:space="preserve"> </w:t>
      </w:r>
      <w:r>
        <w:rPr>
          <w:sz w:val="20"/>
        </w:rPr>
        <w:t>A.</w:t>
      </w:r>
      <w:r>
        <w:rPr>
          <w:spacing w:val="-4"/>
          <w:sz w:val="20"/>
        </w:rPr>
        <w:t xml:space="preserve"> </w:t>
      </w:r>
      <w:r>
        <w:rPr>
          <w:sz w:val="20"/>
        </w:rPr>
        <w:t>Ellis,</w:t>
      </w:r>
      <w:r>
        <w:rPr>
          <w:spacing w:val="-4"/>
          <w:sz w:val="20"/>
        </w:rPr>
        <w:t xml:space="preserve"> </w:t>
      </w:r>
      <w:r>
        <w:rPr>
          <w:sz w:val="20"/>
        </w:rPr>
        <w:t>I.</w:t>
      </w:r>
      <w:r>
        <w:rPr>
          <w:spacing w:val="-4"/>
          <w:sz w:val="20"/>
        </w:rPr>
        <w:t xml:space="preserve"> </w:t>
      </w:r>
      <w:r>
        <w:rPr>
          <w:sz w:val="20"/>
        </w:rPr>
        <w:t>H.</w:t>
      </w:r>
      <w:r>
        <w:rPr>
          <w:spacing w:val="-4"/>
          <w:sz w:val="20"/>
        </w:rPr>
        <w:t xml:space="preserve"> </w:t>
      </w:r>
      <w:r>
        <w:rPr>
          <w:sz w:val="20"/>
        </w:rPr>
        <w:t>Stairs,</w:t>
      </w:r>
      <w:r>
        <w:rPr>
          <w:spacing w:val="-4"/>
          <w:sz w:val="20"/>
        </w:rPr>
        <w:t xml:space="preserve"> </w:t>
      </w:r>
      <w:r>
        <w:rPr>
          <w:sz w:val="20"/>
        </w:rPr>
        <w:t>D.</w:t>
      </w:r>
      <w:r>
        <w:rPr>
          <w:spacing w:val="-4"/>
          <w:sz w:val="20"/>
        </w:rPr>
        <w:t xml:space="preserve"> </w:t>
      </w:r>
      <w:r>
        <w:rPr>
          <w:sz w:val="20"/>
        </w:rPr>
        <w:t>J.</w:t>
      </w:r>
      <w:r>
        <w:rPr>
          <w:spacing w:val="-4"/>
          <w:sz w:val="20"/>
        </w:rPr>
        <w:t xml:space="preserve"> </w:t>
      </w:r>
      <w:r>
        <w:rPr>
          <w:sz w:val="20"/>
        </w:rPr>
        <w:t>Nice,</w:t>
      </w:r>
      <w:r>
        <w:rPr>
          <w:spacing w:val="-4"/>
          <w:sz w:val="20"/>
        </w:rPr>
        <w:t xml:space="preserve"> </w:t>
      </w:r>
      <w:r>
        <w:rPr>
          <w:sz w:val="20"/>
        </w:rPr>
        <w:t>S.</w:t>
      </w:r>
      <w:r>
        <w:rPr>
          <w:spacing w:val="-4"/>
          <w:sz w:val="20"/>
        </w:rPr>
        <w:t xml:space="preserve"> </w:t>
      </w:r>
      <w:r>
        <w:rPr>
          <w:sz w:val="20"/>
        </w:rPr>
        <w:t>M.</w:t>
      </w:r>
      <w:r>
        <w:rPr>
          <w:spacing w:val="-4"/>
          <w:sz w:val="20"/>
        </w:rPr>
        <w:t xml:space="preserve"> </w:t>
      </w:r>
      <w:r>
        <w:rPr>
          <w:sz w:val="20"/>
        </w:rPr>
        <w:t>Ransom,</w:t>
      </w:r>
      <w:r>
        <w:rPr>
          <w:spacing w:val="-4"/>
          <w:sz w:val="20"/>
        </w:rPr>
        <w:t xml:space="preserve"> </w:t>
      </w:r>
      <w:r>
        <w:rPr>
          <w:spacing w:val="-13"/>
          <w:sz w:val="20"/>
        </w:rPr>
        <w:t>P.</w:t>
      </w:r>
      <w:r>
        <w:rPr>
          <w:spacing w:val="-4"/>
          <w:sz w:val="20"/>
        </w:rPr>
        <w:t xml:space="preserve"> </w:t>
      </w:r>
      <w:r>
        <w:rPr>
          <w:sz w:val="20"/>
        </w:rPr>
        <w:t>B.</w:t>
      </w:r>
      <w:r>
        <w:rPr>
          <w:spacing w:val="-4"/>
          <w:sz w:val="20"/>
        </w:rPr>
        <w:t xml:space="preserve"> </w:t>
      </w:r>
      <w:r>
        <w:rPr>
          <w:sz w:val="20"/>
        </w:rPr>
        <w:t>Demorest,</w:t>
      </w:r>
      <w:r>
        <w:rPr>
          <w:spacing w:val="-4"/>
          <w:sz w:val="20"/>
        </w:rPr>
        <w:t xml:space="preserve"> </w:t>
      </w:r>
      <w:r>
        <w:rPr>
          <w:sz w:val="20"/>
        </w:rPr>
        <w:t>Z.</w:t>
      </w:r>
      <w:r>
        <w:rPr>
          <w:spacing w:val="-4"/>
          <w:sz w:val="20"/>
        </w:rPr>
        <w:t xml:space="preserve"> </w:t>
      </w:r>
      <w:r>
        <w:rPr>
          <w:sz w:val="20"/>
        </w:rPr>
        <w:t xml:space="preserve">Arzouma- nian, K. Crowter, </w:t>
      </w:r>
      <w:r>
        <w:rPr>
          <w:spacing w:val="-8"/>
          <w:sz w:val="20"/>
        </w:rPr>
        <w:t xml:space="preserve">T. </w:t>
      </w:r>
      <w:r>
        <w:rPr>
          <w:sz w:val="20"/>
        </w:rPr>
        <w:t xml:space="preserve">Dolch, R. D. Ferdman, M. E. Gonzalez, G. Jones, M. L. Jones, M. </w:t>
      </w:r>
      <w:r>
        <w:rPr>
          <w:spacing w:val="-8"/>
          <w:sz w:val="20"/>
        </w:rPr>
        <w:t xml:space="preserve">T. </w:t>
      </w:r>
      <w:r>
        <w:rPr>
          <w:sz w:val="20"/>
        </w:rPr>
        <w:t xml:space="preserve">Lam, L. </w:t>
      </w:r>
      <w:r>
        <w:rPr>
          <w:spacing w:val="18"/>
          <w:sz w:val="20"/>
        </w:rPr>
        <w:t xml:space="preserve"> </w:t>
      </w:r>
      <w:r>
        <w:rPr>
          <w:sz w:val="20"/>
        </w:rPr>
        <w:t>Levin,</w:t>
      </w:r>
    </w:p>
    <w:p w14:paraId="67A3BDD7" w14:textId="77777777" w:rsidR="00656154" w:rsidRDefault="00CE621D">
      <w:pPr>
        <w:pStyle w:val="BodyText"/>
        <w:ind w:left="551" w:right="106"/>
      </w:pPr>
      <w:r>
        <w:t>M. A. McLaughlin, K. Stovall, J. K. Swiggum, and W. Zhu. The NANOGrav Nine-year Data Set: Mass and Geometric Measurements of Binary Millisecond Pulsars. ApJ, 832:167, December 2016.</w:t>
      </w:r>
    </w:p>
    <w:p w14:paraId="0FB6BE05" w14:textId="77777777" w:rsidR="00656154" w:rsidRDefault="00CE621D">
      <w:pPr>
        <w:pStyle w:val="ListParagraph"/>
        <w:numPr>
          <w:ilvl w:val="0"/>
          <w:numId w:val="1"/>
        </w:numPr>
        <w:tabs>
          <w:tab w:val="left" w:pos="552"/>
        </w:tabs>
        <w:spacing w:before="159"/>
        <w:ind w:left="551" w:right="106" w:hanging="431"/>
        <w:jc w:val="both"/>
        <w:rPr>
          <w:sz w:val="20"/>
        </w:rPr>
      </w:pPr>
      <w:r>
        <w:rPr>
          <w:spacing w:val="-13"/>
          <w:sz w:val="20"/>
        </w:rPr>
        <w:t xml:space="preserve">V. </w:t>
      </w:r>
      <w:r>
        <w:rPr>
          <w:spacing w:val="-3"/>
          <w:sz w:val="20"/>
        </w:rPr>
        <w:t xml:space="preserve">Gajjar, </w:t>
      </w:r>
      <w:r>
        <w:rPr>
          <w:sz w:val="20"/>
        </w:rPr>
        <w:t xml:space="preserve">A. </w:t>
      </w:r>
      <w:r>
        <w:rPr>
          <w:spacing w:val="-13"/>
          <w:sz w:val="20"/>
        </w:rPr>
        <w:t xml:space="preserve">P. V. </w:t>
      </w:r>
      <w:r>
        <w:rPr>
          <w:sz w:val="20"/>
        </w:rPr>
        <w:t xml:space="preserve">Siemion, D. C. Price, C. J. Law, D. Michilli, J. </w:t>
      </w:r>
      <w:r>
        <w:rPr>
          <w:spacing w:val="-10"/>
          <w:sz w:val="20"/>
        </w:rPr>
        <w:t xml:space="preserve">W. </w:t>
      </w:r>
      <w:r>
        <w:rPr>
          <w:spacing w:val="-8"/>
          <w:sz w:val="20"/>
        </w:rPr>
        <w:t xml:space="preserve">T. </w:t>
      </w:r>
      <w:r>
        <w:rPr>
          <w:sz w:val="20"/>
        </w:rPr>
        <w:t xml:space="preserve">Hessels, S. Chatterjee, A. M. Archibald, G. C. Bower, C. Brinkman, S. Burke-Spolaor, J. M. Cordes, S. Croft, J. E. Enriquez, G. Fos- </w:t>
      </w:r>
      <w:r>
        <w:rPr>
          <w:spacing w:val="-4"/>
          <w:sz w:val="20"/>
        </w:rPr>
        <w:t xml:space="preserve">ter, </w:t>
      </w:r>
      <w:r>
        <w:rPr>
          <w:sz w:val="20"/>
        </w:rPr>
        <w:t xml:space="preserve"> N.</w:t>
      </w:r>
      <w:r>
        <w:rPr>
          <w:spacing w:val="37"/>
          <w:sz w:val="20"/>
        </w:rPr>
        <w:t xml:space="preserve"> </w:t>
      </w:r>
      <w:r>
        <w:rPr>
          <w:sz w:val="20"/>
        </w:rPr>
        <w:t>Gizani,</w:t>
      </w:r>
      <w:r>
        <w:rPr>
          <w:spacing w:val="46"/>
          <w:sz w:val="20"/>
        </w:rPr>
        <w:t xml:space="preserve"> </w:t>
      </w:r>
      <w:r>
        <w:rPr>
          <w:sz w:val="20"/>
        </w:rPr>
        <w:t>G.</w:t>
      </w:r>
      <w:r>
        <w:rPr>
          <w:spacing w:val="37"/>
          <w:sz w:val="20"/>
        </w:rPr>
        <w:t xml:space="preserve"> </w:t>
      </w:r>
      <w:r>
        <w:rPr>
          <w:sz w:val="20"/>
        </w:rPr>
        <w:t>Hellbourg,</w:t>
      </w:r>
      <w:r>
        <w:rPr>
          <w:spacing w:val="46"/>
          <w:sz w:val="20"/>
        </w:rPr>
        <w:t xml:space="preserve"> </w:t>
      </w:r>
      <w:r>
        <w:rPr>
          <w:sz w:val="20"/>
        </w:rPr>
        <w:t>H.</w:t>
      </w:r>
      <w:r>
        <w:rPr>
          <w:spacing w:val="37"/>
          <w:sz w:val="20"/>
        </w:rPr>
        <w:t xml:space="preserve"> </w:t>
      </w:r>
      <w:r>
        <w:rPr>
          <w:sz w:val="20"/>
        </w:rPr>
        <w:t>Isaacson,</w:t>
      </w:r>
      <w:r>
        <w:rPr>
          <w:spacing w:val="46"/>
          <w:sz w:val="20"/>
        </w:rPr>
        <w:t xml:space="preserve"> </w:t>
      </w:r>
      <w:r>
        <w:rPr>
          <w:spacing w:val="-13"/>
          <w:sz w:val="20"/>
        </w:rPr>
        <w:t xml:space="preserve">V. </w:t>
      </w:r>
      <w:r>
        <w:rPr>
          <w:sz w:val="20"/>
        </w:rPr>
        <w:t xml:space="preserve"> M.</w:t>
      </w:r>
      <w:r>
        <w:rPr>
          <w:spacing w:val="37"/>
          <w:sz w:val="20"/>
        </w:rPr>
        <w:t xml:space="preserve"> </w:t>
      </w:r>
      <w:r>
        <w:rPr>
          <w:sz w:val="20"/>
        </w:rPr>
        <w:t>Kaspi,</w:t>
      </w:r>
      <w:r>
        <w:rPr>
          <w:spacing w:val="46"/>
          <w:sz w:val="20"/>
        </w:rPr>
        <w:t xml:space="preserve"> </w:t>
      </w:r>
      <w:r>
        <w:rPr>
          <w:spacing w:val="-8"/>
          <w:sz w:val="20"/>
        </w:rPr>
        <w:t xml:space="preserve">T. </w:t>
      </w:r>
      <w:r>
        <w:rPr>
          <w:spacing w:val="-5"/>
          <w:sz w:val="20"/>
        </w:rPr>
        <w:t xml:space="preserve"> </w:t>
      </w:r>
      <w:r>
        <w:rPr>
          <w:sz w:val="20"/>
        </w:rPr>
        <w:t>J.</w:t>
      </w:r>
      <w:r>
        <w:rPr>
          <w:spacing w:val="37"/>
          <w:sz w:val="20"/>
        </w:rPr>
        <w:t xml:space="preserve"> </w:t>
      </w:r>
      <w:r>
        <w:rPr>
          <w:spacing w:val="-10"/>
          <w:sz w:val="20"/>
        </w:rPr>
        <w:t xml:space="preserve">W. </w:t>
      </w:r>
      <w:r>
        <w:rPr>
          <w:spacing w:val="-3"/>
          <w:sz w:val="20"/>
        </w:rPr>
        <w:t xml:space="preserve"> </w:t>
      </w:r>
      <w:r>
        <w:rPr>
          <w:sz w:val="20"/>
        </w:rPr>
        <w:t>Lazio,</w:t>
      </w:r>
      <w:r>
        <w:rPr>
          <w:spacing w:val="46"/>
          <w:sz w:val="20"/>
        </w:rPr>
        <w:t xml:space="preserve"> </w:t>
      </w:r>
      <w:r>
        <w:rPr>
          <w:sz w:val="20"/>
        </w:rPr>
        <w:t>M.</w:t>
      </w:r>
      <w:r>
        <w:rPr>
          <w:spacing w:val="37"/>
          <w:sz w:val="20"/>
        </w:rPr>
        <w:t xml:space="preserve"> </w:t>
      </w:r>
      <w:r>
        <w:rPr>
          <w:spacing w:val="-3"/>
          <w:sz w:val="20"/>
        </w:rPr>
        <w:t xml:space="preserve">Lebofsky, </w:t>
      </w:r>
      <w:r>
        <w:rPr>
          <w:spacing w:val="-1"/>
          <w:sz w:val="20"/>
        </w:rPr>
        <w:t xml:space="preserve"> </w:t>
      </w:r>
      <w:r>
        <w:rPr>
          <w:sz w:val="20"/>
        </w:rPr>
        <w:t>R.</w:t>
      </w:r>
      <w:r>
        <w:rPr>
          <w:spacing w:val="37"/>
          <w:sz w:val="20"/>
        </w:rPr>
        <w:t xml:space="preserve"> </w:t>
      </w:r>
      <w:r>
        <w:rPr>
          <w:sz w:val="20"/>
        </w:rPr>
        <w:t>S.</w:t>
      </w:r>
      <w:r>
        <w:rPr>
          <w:spacing w:val="37"/>
          <w:sz w:val="20"/>
        </w:rPr>
        <w:t xml:space="preserve"> </w:t>
      </w:r>
      <w:r>
        <w:rPr>
          <w:sz w:val="20"/>
        </w:rPr>
        <w:t>Lynch,</w:t>
      </w:r>
    </w:p>
    <w:p w14:paraId="70A48248" w14:textId="77777777" w:rsidR="00656154" w:rsidRDefault="00CE621D">
      <w:pPr>
        <w:pStyle w:val="BodyText"/>
        <w:spacing w:line="243" w:lineRule="exact"/>
        <w:ind w:left="551"/>
      </w:pPr>
      <w:r>
        <w:t xml:space="preserve">D. MacMahon, M. A. McLaughlin, S. M. Ransom, </w:t>
      </w:r>
      <w:r>
        <w:rPr>
          <w:spacing w:val="-13"/>
        </w:rPr>
        <w:t xml:space="preserve">P. </w:t>
      </w:r>
      <w:r>
        <w:t xml:space="preserve">Scholz, A. Seymour, L. G. Spitler, S. </w:t>
      </w:r>
      <w:r>
        <w:rPr>
          <w:spacing w:val="-13"/>
        </w:rPr>
        <w:t xml:space="preserve">P.   </w:t>
      </w:r>
      <w:r>
        <w:rPr>
          <w:spacing w:val="-4"/>
        </w:rPr>
        <w:t>Tendulkar,</w:t>
      </w:r>
    </w:p>
    <w:p w14:paraId="7226F465" w14:textId="77777777" w:rsidR="00656154" w:rsidRDefault="00CE621D">
      <w:pPr>
        <w:pStyle w:val="BodyText"/>
        <w:spacing w:before="3" w:line="230" w:lineRule="auto"/>
        <w:ind w:left="551" w:right="106"/>
      </w:pPr>
      <w:r>
        <w:t>D. Werthimer, and Y. G. Zhang. Highest Frequency Detection of FRB 121102 at 4-8 GHz Using the Breakthrough Listen Digital Backend at the Green Bank Telescope. ApJ, 863:2, August 2018.</w:t>
      </w:r>
    </w:p>
    <w:p w14:paraId="5B7ACACA" w14:textId="77777777" w:rsidR="00656154" w:rsidRDefault="00CE621D">
      <w:pPr>
        <w:pStyle w:val="ListParagraph"/>
        <w:numPr>
          <w:ilvl w:val="0"/>
          <w:numId w:val="1"/>
        </w:numPr>
        <w:tabs>
          <w:tab w:val="left" w:pos="552"/>
        </w:tabs>
        <w:spacing w:before="152"/>
        <w:ind w:left="551" w:right="106" w:hanging="431"/>
        <w:jc w:val="both"/>
        <w:rPr>
          <w:sz w:val="20"/>
        </w:rPr>
      </w:pPr>
      <w:r>
        <w:rPr>
          <w:sz w:val="20"/>
        </w:rPr>
        <w:t>M.</w:t>
      </w:r>
      <w:r>
        <w:rPr>
          <w:spacing w:val="-6"/>
          <w:sz w:val="20"/>
        </w:rPr>
        <w:t xml:space="preserve"> </w:t>
      </w:r>
      <w:r>
        <w:rPr>
          <w:sz w:val="20"/>
        </w:rPr>
        <w:t>J.</w:t>
      </w:r>
      <w:r>
        <w:rPr>
          <w:spacing w:val="-6"/>
          <w:sz w:val="20"/>
        </w:rPr>
        <w:t xml:space="preserve"> </w:t>
      </w:r>
      <w:r>
        <w:rPr>
          <w:sz w:val="20"/>
        </w:rPr>
        <w:t>Graham,</w:t>
      </w:r>
      <w:r>
        <w:rPr>
          <w:spacing w:val="-6"/>
          <w:sz w:val="20"/>
        </w:rPr>
        <w:t xml:space="preserve"> </w:t>
      </w:r>
      <w:r>
        <w:rPr>
          <w:sz w:val="20"/>
        </w:rPr>
        <w:t>J.</w:t>
      </w:r>
      <w:r>
        <w:rPr>
          <w:spacing w:val="-6"/>
          <w:sz w:val="20"/>
        </w:rPr>
        <w:t xml:space="preserve"> </w:t>
      </w:r>
      <w:r>
        <w:rPr>
          <w:sz w:val="20"/>
        </w:rPr>
        <w:t>Frederick,</w:t>
      </w:r>
      <w:r>
        <w:rPr>
          <w:spacing w:val="-6"/>
          <w:sz w:val="20"/>
        </w:rPr>
        <w:t xml:space="preserve"> </w:t>
      </w:r>
      <w:r>
        <w:rPr>
          <w:sz w:val="20"/>
        </w:rPr>
        <w:t>A.</w:t>
      </w:r>
      <w:r>
        <w:rPr>
          <w:spacing w:val="-6"/>
          <w:sz w:val="20"/>
        </w:rPr>
        <w:t xml:space="preserve"> </w:t>
      </w:r>
      <w:r>
        <w:rPr>
          <w:sz w:val="20"/>
        </w:rPr>
        <w:t>Byars-Winston,</w:t>
      </w:r>
      <w:r>
        <w:rPr>
          <w:spacing w:val="-6"/>
          <w:sz w:val="20"/>
        </w:rPr>
        <w:t xml:space="preserve"> </w:t>
      </w:r>
      <w:r>
        <w:rPr>
          <w:sz w:val="20"/>
        </w:rPr>
        <w:t>A.</w:t>
      </w:r>
      <w:r>
        <w:rPr>
          <w:spacing w:val="-6"/>
          <w:sz w:val="20"/>
        </w:rPr>
        <w:t xml:space="preserve"> </w:t>
      </w:r>
      <w:r>
        <w:rPr>
          <w:sz w:val="20"/>
        </w:rPr>
        <w:t>Hunter,</w:t>
      </w:r>
      <w:r>
        <w:rPr>
          <w:spacing w:val="-6"/>
          <w:sz w:val="20"/>
        </w:rPr>
        <w:t xml:space="preserve"> </w:t>
      </w:r>
      <w:r>
        <w:rPr>
          <w:sz w:val="20"/>
        </w:rPr>
        <w:t>and</w:t>
      </w:r>
      <w:r>
        <w:rPr>
          <w:spacing w:val="-6"/>
          <w:sz w:val="20"/>
        </w:rPr>
        <w:t xml:space="preserve"> </w:t>
      </w:r>
      <w:r>
        <w:rPr>
          <w:sz w:val="20"/>
        </w:rPr>
        <w:t>J.</w:t>
      </w:r>
      <w:r>
        <w:rPr>
          <w:spacing w:val="-6"/>
          <w:sz w:val="20"/>
        </w:rPr>
        <w:t xml:space="preserve"> </w:t>
      </w:r>
      <w:r>
        <w:rPr>
          <w:sz w:val="20"/>
        </w:rPr>
        <w:t>Handelsman.</w:t>
      </w:r>
      <w:r>
        <w:rPr>
          <w:spacing w:val="13"/>
          <w:sz w:val="20"/>
        </w:rPr>
        <w:t xml:space="preserve"> </w:t>
      </w:r>
      <w:r>
        <w:rPr>
          <w:sz w:val="20"/>
        </w:rPr>
        <w:t>Increasing</w:t>
      </w:r>
      <w:r>
        <w:rPr>
          <w:spacing w:val="-6"/>
          <w:sz w:val="20"/>
        </w:rPr>
        <w:t xml:space="preserve"> </w:t>
      </w:r>
      <w:r>
        <w:rPr>
          <w:sz w:val="20"/>
        </w:rPr>
        <w:t>persistence</w:t>
      </w:r>
      <w:r>
        <w:rPr>
          <w:spacing w:val="-6"/>
          <w:sz w:val="20"/>
        </w:rPr>
        <w:t xml:space="preserve"> </w:t>
      </w:r>
      <w:r>
        <w:rPr>
          <w:sz w:val="20"/>
        </w:rPr>
        <w:t xml:space="preserve">of college students in STEM. </w:t>
      </w:r>
      <w:r>
        <w:rPr>
          <w:i/>
          <w:sz w:val="20"/>
        </w:rPr>
        <w:t>Science</w:t>
      </w:r>
      <w:r>
        <w:rPr>
          <w:sz w:val="20"/>
        </w:rPr>
        <w:t>, 341:1455–1456, September</w:t>
      </w:r>
      <w:r>
        <w:rPr>
          <w:spacing w:val="-6"/>
          <w:sz w:val="20"/>
        </w:rPr>
        <w:t xml:space="preserve"> </w:t>
      </w:r>
      <w:r>
        <w:rPr>
          <w:sz w:val="20"/>
        </w:rPr>
        <w:t>2013.</w:t>
      </w:r>
    </w:p>
    <w:p w14:paraId="10C28A37"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R.</w:t>
      </w:r>
      <w:r>
        <w:rPr>
          <w:spacing w:val="-9"/>
          <w:sz w:val="20"/>
        </w:rPr>
        <w:t xml:space="preserve"> </w:t>
      </w:r>
      <w:r>
        <w:rPr>
          <w:spacing w:val="-10"/>
          <w:sz w:val="20"/>
        </w:rPr>
        <w:t>W.</w:t>
      </w:r>
      <w:r>
        <w:rPr>
          <w:spacing w:val="-9"/>
          <w:sz w:val="20"/>
        </w:rPr>
        <w:t xml:space="preserve"> </w:t>
      </w:r>
      <w:r>
        <w:rPr>
          <w:sz w:val="20"/>
        </w:rPr>
        <w:t>Hellings</w:t>
      </w:r>
      <w:r>
        <w:rPr>
          <w:spacing w:val="-9"/>
          <w:sz w:val="20"/>
        </w:rPr>
        <w:t xml:space="preserve"> </w:t>
      </w:r>
      <w:r>
        <w:rPr>
          <w:sz w:val="20"/>
        </w:rPr>
        <w:t>and</w:t>
      </w:r>
      <w:r>
        <w:rPr>
          <w:spacing w:val="-9"/>
          <w:sz w:val="20"/>
        </w:rPr>
        <w:t xml:space="preserve"> </w:t>
      </w:r>
      <w:r>
        <w:rPr>
          <w:sz w:val="20"/>
        </w:rPr>
        <w:t>G.</w:t>
      </w:r>
      <w:r>
        <w:rPr>
          <w:spacing w:val="-9"/>
          <w:sz w:val="20"/>
        </w:rPr>
        <w:t xml:space="preserve"> </w:t>
      </w:r>
      <w:r>
        <w:rPr>
          <w:sz w:val="20"/>
        </w:rPr>
        <w:t>S.</w:t>
      </w:r>
      <w:r>
        <w:rPr>
          <w:spacing w:val="-9"/>
          <w:sz w:val="20"/>
        </w:rPr>
        <w:t xml:space="preserve"> </w:t>
      </w:r>
      <w:r>
        <w:rPr>
          <w:sz w:val="20"/>
        </w:rPr>
        <w:t>Downs.</w:t>
      </w:r>
      <w:r>
        <w:rPr>
          <w:spacing w:val="6"/>
          <w:sz w:val="20"/>
        </w:rPr>
        <w:t xml:space="preserve"> </w:t>
      </w:r>
      <w:r>
        <w:rPr>
          <w:sz w:val="20"/>
        </w:rPr>
        <w:t>Upper</w:t>
      </w:r>
      <w:r>
        <w:rPr>
          <w:spacing w:val="-9"/>
          <w:sz w:val="20"/>
        </w:rPr>
        <w:t xml:space="preserve"> </w:t>
      </w:r>
      <w:r>
        <w:rPr>
          <w:sz w:val="20"/>
        </w:rPr>
        <w:t>limits</w:t>
      </w:r>
      <w:r>
        <w:rPr>
          <w:spacing w:val="-9"/>
          <w:sz w:val="20"/>
        </w:rPr>
        <w:t xml:space="preserve"> </w:t>
      </w:r>
      <w:r>
        <w:rPr>
          <w:sz w:val="20"/>
        </w:rPr>
        <w:t>on</w:t>
      </w:r>
      <w:r>
        <w:rPr>
          <w:spacing w:val="-9"/>
          <w:sz w:val="20"/>
        </w:rPr>
        <w:t xml:space="preserve"> </w:t>
      </w:r>
      <w:r>
        <w:rPr>
          <w:sz w:val="20"/>
        </w:rPr>
        <w:t>the</w:t>
      </w:r>
      <w:r>
        <w:rPr>
          <w:spacing w:val="-9"/>
          <w:sz w:val="20"/>
        </w:rPr>
        <w:t xml:space="preserve"> </w:t>
      </w:r>
      <w:r>
        <w:rPr>
          <w:sz w:val="20"/>
        </w:rPr>
        <w:t>isotropic</w:t>
      </w:r>
      <w:r>
        <w:rPr>
          <w:spacing w:val="-9"/>
          <w:sz w:val="20"/>
        </w:rPr>
        <w:t xml:space="preserve"> </w:t>
      </w:r>
      <w:r>
        <w:rPr>
          <w:sz w:val="20"/>
        </w:rPr>
        <w:t>gravitational</w:t>
      </w:r>
      <w:r>
        <w:rPr>
          <w:spacing w:val="-9"/>
          <w:sz w:val="20"/>
        </w:rPr>
        <w:t xml:space="preserve"> </w:t>
      </w:r>
      <w:r>
        <w:rPr>
          <w:sz w:val="20"/>
        </w:rPr>
        <w:t>radiation</w:t>
      </w:r>
      <w:r>
        <w:rPr>
          <w:spacing w:val="-9"/>
          <w:sz w:val="20"/>
        </w:rPr>
        <w:t xml:space="preserve"> </w:t>
      </w:r>
      <w:r>
        <w:rPr>
          <w:sz w:val="20"/>
        </w:rPr>
        <w:t>background</w:t>
      </w:r>
      <w:r>
        <w:rPr>
          <w:spacing w:val="-9"/>
          <w:sz w:val="20"/>
        </w:rPr>
        <w:t xml:space="preserve"> </w:t>
      </w:r>
      <w:r>
        <w:rPr>
          <w:sz w:val="20"/>
        </w:rPr>
        <w:t>from pulsar timing analysis. ApJ, 265:L39–L42, February</w:t>
      </w:r>
      <w:r>
        <w:rPr>
          <w:spacing w:val="-4"/>
          <w:sz w:val="20"/>
        </w:rPr>
        <w:t xml:space="preserve"> </w:t>
      </w:r>
      <w:r>
        <w:rPr>
          <w:sz w:val="20"/>
        </w:rPr>
        <w:t>1983.</w:t>
      </w:r>
    </w:p>
    <w:p w14:paraId="123D29DD" w14:textId="77777777" w:rsidR="00656154" w:rsidRDefault="00CE621D">
      <w:pPr>
        <w:pStyle w:val="ListParagraph"/>
        <w:numPr>
          <w:ilvl w:val="0"/>
          <w:numId w:val="1"/>
        </w:numPr>
        <w:tabs>
          <w:tab w:val="left" w:pos="552"/>
        </w:tabs>
        <w:spacing w:before="158"/>
        <w:ind w:left="551" w:right="108" w:hanging="431"/>
        <w:jc w:val="both"/>
        <w:rPr>
          <w:sz w:val="20"/>
        </w:rPr>
      </w:pPr>
      <w:r>
        <w:rPr>
          <w:sz w:val="20"/>
        </w:rPr>
        <w:t xml:space="preserve">J. Lave and E. </w:t>
      </w:r>
      <w:r>
        <w:rPr>
          <w:spacing w:val="-3"/>
          <w:sz w:val="20"/>
        </w:rPr>
        <w:t xml:space="preserve">Wenger. </w:t>
      </w:r>
      <w:r>
        <w:rPr>
          <w:i/>
          <w:sz w:val="20"/>
        </w:rPr>
        <w:t>Situated Learning: Legitimate Peripheral Participation</w:t>
      </w:r>
      <w:r>
        <w:rPr>
          <w:sz w:val="20"/>
        </w:rPr>
        <w:t>. Learning in Doing: Social, Cognitive</w:t>
      </w:r>
      <w:r>
        <w:rPr>
          <w:spacing w:val="-6"/>
          <w:sz w:val="20"/>
        </w:rPr>
        <w:t xml:space="preserve"> </w:t>
      </w:r>
      <w:r>
        <w:rPr>
          <w:sz w:val="20"/>
        </w:rPr>
        <w:t>and</w:t>
      </w:r>
      <w:r>
        <w:rPr>
          <w:spacing w:val="-6"/>
          <w:sz w:val="20"/>
        </w:rPr>
        <w:t xml:space="preserve"> </w:t>
      </w:r>
      <w:r>
        <w:rPr>
          <w:sz w:val="20"/>
        </w:rPr>
        <w:t>Computational</w:t>
      </w:r>
      <w:r>
        <w:rPr>
          <w:spacing w:val="-6"/>
          <w:sz w:val="20"/>
        </w:rPr>
        <w:t xml:space="preserve"> </w:t>
      </w:r>
      <w:r>
        <w:rPr>
          <w:sz w:val="20"/>
        </w:rPr>
        <w:t>Perspectives.</w:t>
      </w:r>
      <w:r>
        <w:rPr>
          <w:spacing w:val="-6"/>
          <w:sz w:val="20"/>
        </w:rPr>
        <w:t xml:space="preserve"> </w:t>
      </w:r>
      <w:r>
        <w:rPr>
          <w:sz w:val="20"/>
        </w:rPr>
        <w:t>Cambridge</w:t>
      </w:r>
      <w:r>
        <w:rPr>
          <w:spacing w:val="-6"/>
          <w:sz w:val="20"/>
        </w:rPr>
        <w:t xml:space="preserve"> </w:t>
      </w:r>
      <w:r>
        <w:rPr>
          <w:sz w:val="20"/>
        </w:rPr>
        <w:t>University</w:t>
      </w:r>
      <w:r>
        <w:rPr>
          <w:spacing w:val="-6"/>
          <w:sz w:val="20"/>
        </w:rPr>
        <w:t xml:space="preserve"> </w:t>
      </w:r>
      <w:r>
        <w:rPr>
          <w:sz w:val="20"/>
        </w:rPr>
        <w:t>Press,</w:t>
      </w:r>
      <w:r>
        <w:rPr>
          <w:spacing w:val="-6"/>
          <w:sz w:val="20"/>
        </w:rPr>
        <w:t xml:space="preserve"> </w:t>
      </w:r>
      <w:r>
        <w:rPr>
          <w:sz w:val="20"/>
        </w:rPr>
        <w:t>1991.</w:t>
      </w:r>
    </w:p>
    <w:p w14:paraId="4F7BBA82" w14:textId="77777777" w:rsidR="00656154" w:rsidRDefault="00CE621D">
      <w:pPr>
        <w:pStyle w:val="ListParagraph"/>
        <w:numPr>
          <w:ilvl w:val="0"/>
          <w:numId w:val="1"/>
        </w:numPr>
        <w:tabs>
          <w:tab w:val="left" w:pos="552"/>
        </w:tabs>
        <w:spacing w:before="158" w:line="244" w:lineRule="exact"/>
        <w:ind w:left="551" w:hanging="431"/>
        <w:jc w:val="left"/>
        <w:rPr>
          <w:sz w:val="20"/>
        </w:rPr>
      </w:pPr>
      <w:r>
        <w:rPr>
          <w:sz w:val="20"/>
        </w:rPr>
        <w:t>L. Levin,  M. Bailes,  S. Bates,  N. D. R. Bhat,  M. Burgay,  S. Burke-Spolaor,  N. D’Amico,  S.</w:t>
      </w:r>
      <w:r>
        <w:rPr>
          <w:spacing w:val="33"/>
          <w:sz w:val="20"/>
        </w:rPr>
        <w:t xml:space="preserve"> </w:t>
      </w:r>
      <w:r>
        <w:rPr>
          <w:sz w:val="20"/>
        </w:rPr>
        <w:t>Johnston,</w:t>
      </w:r>
    </w:p>
    <w:p w14:paraId="58AEE20B" w14:textId="77777777" w:rsidR="00656154" w:rsidRDefault="00CE621D">
      <w:pPr>
        <w:pStyle w:val="BodyText"/>
        <w:spacing w:before="2" w:line="230" w:lineRule="auto"/>
        <w:ind w:left="551" w:right="106"/>
      </w:pPr>
      <w:r>
        <w:t>M. Keith, M. Kramer, S. Milia, A. Possenti, N. Rea, B. Stappers, and W. van Straten. A Radio-loud Magnetar in X-ray Quiescence. ApJ, 721:L33–L37, September 2010.</w:t>
      </w:r>
    </w:p>
    <w:p w14:paraId="4822B183" w14:textId="77777777" w:rsidR="00656154" w:rsidRDefault="00CE621D">
      <w:pPr>
        <w:pStyle w:val="ListParagraph"/>
        <w:numPr>
          <w:ilvl w:val="0"/>
          <w:numId w:val="1"/>
        </w:numPr>
        <w:tabs>
          <w:tab w:val="left" w:pos="552"/>
        </w:tabs>
        <w:spacing w:before="152"/>
        <w:ind w:left="551" w:right="106" w:hanging="431"/>
        <w:jc w:val="both"/>
        <w:rPr>
          <w:sz w:val="20"/>
        </w:rPr>
      </w:pPr>
      <w:r>
        <w:rPr>
          <w:sz w:val="20"/>
        </w:rPr>
        <w:t xml:space="preserve">D. R. Lorimer, M. Bailes, M. A. McLaughlin, D. J. Narkevic, and </w:t>
      </w:r>
      <w:r>
        <w:rPr>
          <w:spacing w:val="-10"/>
          <w:sz w:val="20"/>
        </w:rPr>
        <w:t xml:space="preserve">F. </w:t>
      </w:r>
      <w:r>
        <w:rPr>
          <w:sz w:val="20"/>
        </w:rPr>
        <w:t xml:space="preserve">Crawford. A Bright Millisecond Radio Burst of Extragalactic Origin. </w:t>
      </w:r>
      <w:r>
        <w:rPr>
          <w:i/>
          <w:sz w:val="20"/>
        </w:rPr>
        <w:t>Science</w:t>
      </w:r>
      <w:r>
        <w:rPr>
          <w:sz w:val="20"/>
        </w:rPr>
        <w:t>, 318:777, November</w:t>
      </w:r>
      <w:r>
        <w:rPr>
          <w:spacing w:val="-8"/>
          <w:sz w:val="20"/>
        </w:rPr>
        <w:t xml:space="preserve"> </w:t>
      </w:r>
      <w:r>
        <w:rPr>
          <w:sz w:val="20"/>
        </w:rPr>
        <w:t>2007.</w:t>
      </w:r>
    </w:p>
    <w:p w14:paraId="7600CF8B"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 xml:space="preserve">D. R. Lorimer and M. Kramer. </w:t>
      </w:r>
      <w:r>
        <w:rPr>
          <w:i/>
          <w:sz w:val="20"/>
        </w:rPr>
        <w:t>Handbook of Pulsar Astronomy</w:t>
      </w:r>
      <w:r>
        <w:rPr>
          <w:sz w:val="20"/>
        </w:rPr>
        <w:t>. Cambridge University Press, October 2012.</w:t>
      </w:r>
    </w:p>
    <w:p w14:paraId="18270959"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 xml:space="preserve">M. Luisi, L. D. Anderson, D. S. Balser, </w:t>
      </w:r>
      <w:r>
        <w:rPr>
          <w:spacing w:val="-8"/>
          <w:sz w:val="20"/>
        </w:rPr>
        <w:t xml:space="preserve">T. </w:t>
      </w:r>
      <w:r>
        <w:rPr>
          <w:spacing w:val="-13"/>
          <w:sz w:val="20"/>
        </w:rPr>
        <w:t xml:space="preserve">V. </w:t>
      </w:r>
      <w:r>
        <w:rPr>
          <w:spacing w:val="-3"/>
          <w:sz w:val="20"/>
        </w:rPr>
        <w:t xml:space="preserve">Wenger, </w:t>
      </w:r>
      <w:r>
        <w:rPr>
          <w:sz w:val="20"/>
        </w:rPr>
        <w:t xml:space="preserve">and </w:t>
      </w:r>
      <w:r>
        <w:rPr>
          <w:spacing w:val="-8"/>
          <w:sz w:val="20"/>
        </w:rPr>
        <w:t xml:space="preserve">T. </w:t>
      </w:r>
      <w:r>
        <w:rPr>
          <w:sz w:val="20"/>
        </w:rPr>
        <w:t xml:space="preserve">M. Bania. Diffuse Ionized Gas in the Milky </w:t>
      </w:r>
      <w:r>
        <w:rPr>
          <w:spacing w:val="-7"/>
          <w:sz w:val="20"/>
        </w:rPr>
        <w:t xml:space="preserve">Way </w:t>
      </w:r>
      <w:r>
        <w:rPr>
          <w:sz w:val="20"/>
        </w:rPr>
        <w:t>Disk. ApJ, 849:117, November</w:t>
      </w:r>
      <w:r>
        <w:rPr>
          <w:spacing w:val="13"/>
          <w:sz w:val="20"/>
        </w:rPr>
        <w:t xml:space="preserve"> </w:t>
      </w:r>
      <w:r>
        <w:rPr>
          <w:sz w:val="20"/>
        </w:rPr>
        <w:t>2017.</w:t>
      </w:r>
    </w:p>
    <w:p w14:paraId="2C9E6CEE" w14:textId="77777777" w:rsidR="00656154" w:rsidRDefault="00CE621D">
      <w:pPr>
        <w:pStyle w:val="ListParagraph"/>
        <w:numPr>
          <w:ilvl w:val="0"/>
          <w:numId w:val="1"/>
        </w:numPr>
        <w:tabs>
          <w:tab w:val="left" w:pos="552"/>
        </w:tabs>
        <w:spacing w:before="158" w:line="244" w:lineRule="exact"/>
        <w:ind w:left="551" w:hanging="431"/>
        <w:jc w:val="left"/>
        <w:rPr>
          <w:sz w:val="20"/>
        </w:rPr>
      </w:pPr>
      <w:r>
        <w:rPr>
          <w:sz w:val="20"/>
        </w:rPr>
        <w:t>D.</w:t>
      </w:r>
      <w:r>
        <w:rPr>
          <w:spacing w:val="17"/>
          <w:sz w:val="20"/>
        </w:rPr>
        <w:t xml:space="preserve"> </w:t>
      </w:r>
      <w:r>
        <w:rPr>
          <w:sz w:val="20"/>
        </w:rPr>
        <w:t>H.</w:t>
      </w:r>
      <w:r>
        <w:rPr>
          <w:spacing w:val="17"/>
          <w:sz w:val="20"/>
        </w:rPr>
        <w:t xml:space="preserve"> </w:t>
      </w:r>
      <w:r>
        <w:rPr>
          <w:sz w:val="20"/>
        </w:rPr>
        <w:t>E.</w:t>
      </w:r>
      <w:r>
        <w:rPr>
          <w:spacing w:val="17"/>
          <w:sz w:val="20"/>
        </w:rPr>
        <w:t xml:space="preserve"> </w:t>
      </w:r>
      <w:r>
        <w:rPr>
          <w:sz w:val="20"/>
        </w:rPr>
        <w:t>MacMahon,</w:t>
      </w:r>
      <w:r>
        <w:rPr>
          <w:spacing w:val="22"/>
          <w:sz w:val="20"/>
        </w:rPr>
        <w:t xml:space="preserve"> </w:t>
      </w:r>
      <w:r>
        <w:rPr>
          <w:sz w:val="20"/>
        </w:rPr>
        <w:t>D.</w:t>
      </w:r>
      <w:r>
        <w:rPr>
          <w:spacing w:val="17"/>
          <w:sz w:val="20"/>
        </w:rPr>
        <w:t xml:space="preserve"> </w:t>
      </w:r>
      <w:r>
        <w:rPr>
          <w:sz w:val="20"/>
        </w:rPr>
        <w:t>C.</w:t>
      </w:r>
      <w:r>
        <w:rPr>
          <w:spacing w:val="17"/>
          <w:sz w:val="20"/>
        </w:rPr>
        <w:t xml:space="preserve"> </w:t>
      </w:r>
      <w:r>
        <w:rPr>
          <w:sz w:val="20"/>
        </w:rPr>
        <w:t>Price,</w:t>
      </w:r>
      <w:r>
        <w:rPr>
          <w:spacing w:val="23"/>
          <w:sz w:val="20"/>
        </w:rPr>
        <w:t xml:space="preserve"> </w:t>
      </w:r>
      <w:r>
        <w:rPr>
          <w:sz w:val="20"/>
        </w:rPr>
        <w:t>M.</w:t>
      </w:r>
      <w:r>
        <w:rPr>
          <w:spacing w:val="17"/>
          <w:sz w:val="20"/>
        </w:rPr>
        <w:t xml:space="preserve"> </w:t>
      </w:r>
      <w:r>
        <w:rPr>
          <w:sz w:val="20"/>
        </w:rPr>
        <w:t>Lebofsky,</w:t>
      </w:r>
      <w:r>
        <w:rPr>
          <w:spacing w:val="22"/>
          <w:sz w:val="20"/>
        </w:rPr>
        <w:t xml:space="preserve"> </w:t>
      </w:r>
      <w:r>
        <w:rPr>
          <w:sz w:val="20"/>
        </w:rPr>
        <w:t>A.</w:t>
      </w:r>
      <w:r>
        <w:rPr>
          <w:spacing w:val="17"/>
          <w:sz w:val="20"/>
        </w:rPr>
        <w:t xml:space="preserve"> </w:t>
      </w:r>
      <w:r>
        <w:rPr>
          <w:spacing w:val="-13"/>
          <w:sz w:val="20"/>
        </w:rPr>
        <w:t>P.</w:t>
      </w:r>
      <w:r>
        <w:rPr>
          <w:spacing w:val="17"/>
          <w:sz w:val="20"/>
        </w:rPr>
        <w:t xml:space="preserve"> </w:t>
      </w:r>
      <w:r>
        <w:rPr>
          <w:spacing w:val="-13"/>
          <w:sz w:val="20"/>
        </w:rPr>
        <w:t>V.</w:t>
      </w:r>
      <w:r>
        <w:rPr>
          <w:spacing w:val="17"/>
          <w:sz w:val="20"/>
        </w:rPr>
        <w:t xml:space="preserve"> </w:t>
      </w:r>
      <w:r>
        <w:rPr>
          <w:sz w:val="20"/>
        </w:rPr>
        <w:t>Siemion,</w:t>
      </w:r>
      <w:r>
        <w:rPr>
          <w:spacing w:val="22"/>
          <w:sz w:val="20"/>
        </w:rPr>
        <w:t xml:space="preserve"> </w:t>
      </w:r>
      <w:r>
        <w:rPr>
          <w:sz w:val="20"/>
        </w:rPr>
        <w:t>S.</w:t>
      </w:r>
      <w:r>
        <w:rPr>
          <w:spacing w:val="17"/>
          <w:sz w:val="20"/>
        </w:rPr>
        <w:t xml:space="preserve"> </w:t>
      </w:r>
      <w:r>
        <w:rPr>
          <w:sz w:val="20"/>
        </w:rPr>
        <w:t>Croft,</w:t>
      </w:r>
      <w:r>
        <w:rPr>
          <w:spacing w:val="22"/>
          <w:sz w:val="20"/>
        </w:rPr>
        <w:t xml:space="preserve"> </w:t>
      </w:r>
      <w:r>
        <w:rPr>
          <w:sz w:val="20"/>
        </w:rPr>
        <w:t>D.</w:t>
      </w:r>
      <w:r>
        <w:rPr>
          <w:spacing w:val="17"/>
          <w:sz w:val="20"/>
        </w:rPr>
        <w:t xml:space="preserve"> </w:t>
      </w:r>
      <w:r>
        <w:rPr>
          <w:sz w:val="20"/>
        </w:rPr>
        <w:t>DeBoer,</w:t>
      </w:r>
      <w:r>
        <w:rPr>
          <w:spacing w:val="23"/>
          <w:sz w:val="20"/>
        </w:rPr>
        <w:t xml:space="preserve"> </w:t>
      </w:r>
      <w:r>
        <w:rPr>
          <w:sz w:val="20"/>
        </w:rPr>
        <w:t>J.</w:t>
      </w:r>
      <w:r>
        <w:rPr>
          <w:spacing w:val="17"/>
          <w:sz w:val="20"/>
        </w:rPr>
        <w:t xml:space="preserve"> </w:t>
      </w:r>
      <w:r>
        <w:rPr>
          <w:sz w:val="20"/>
        </w:rPr>
        <w:t>E.</w:t>
      </w:r>
      <w:r>
        <w:rPr>
          <w:spacing w:val="17"/>
          <w:sz w:val="20"/>
        </w:rPr>
        <w:t xml:space="preserve"> </w:t>
      </w:r>
      <w:r>
        <w:rPr>
          <w:sz w:val="20"/>
        </w:rPr>
        <w:t>Enriquez,</w:t>
      </w:r>
    </w:p>
    <w:p w14:paraId="54C5B8E2" w14:textId="77777777" w:rsidR="00656154" w:rsidRDefault="00CE621D">
      <w:pPr>
        <w:pStyle w:val="ListParagraph"/>
        <w:numPr>
          <w:ilvl w:val="1"/>
          <w:numId w:val="1"/>
        </w:numPr>
        <w:tabs>
          <w:tab w:val="left" w:pos="774"/>
        </w:tabs>
        <w:spacing w:line="239" w:lineRule="exact"/>
        <w:ind w:left="773" w:hanging="222"/>
        <w:jc w:val="both"/>
        <w:rPr>
          <w:sz w:val="20"/>
        </w:rPr>
      </w:pPr>
      <w:r>
        <w:rPr>
          <w:sz w:val="20"/>
        </w:rPr>
        <w:t>Gajjar, G. Hellbourg, H. Isaacson, D. Werthimer, Z. Abdurashidova, M. Bloss, J. Brandt, R.</w:t>
      </w:r>
      <w:r>
        <w:rPr>
          <w:spacing w:val="-10"/>
          <w:sz w:val="20"/>
        </w:rPr>
        <w:t xml:space="preserve"> </w:t>
      </w:r>
      <w:r>
        <w:rPr>
          <w:sz w:val="20"/>
        </w:rPr>
        <w:t>Creager,</w:t>
      </w:r>
    </w:p>
    <w:p w14:paraId="40528873" w14:textId="77777777" w:rsidR="00656154" w:rsidRDefault="00CE621D">
      <w:pPr>
        <w:pStyle w:val="BodyText"/>
        <w:spacing w:before="3" w:line="230" w:lineRule="auto"/>
        <w:ind w:left="551" w:right="106"/>
      </w:pPr>
      <w:r>
        <w:t>J. Ford, R. S. Lynch, R. J. Maddalena, R. McCullough, J. Ray, M. Whitehead, and D. Woody. The Breakthrough Listen Search for Intelligent Life: A Wideband Data Recorder System for the Robert C. Byrd Green Bank Telescope. PASP, 130(4):044502, April 2018.</w:t>
      </w:r>
    </w:p>
    <w:p w14:paraId="39496F28" w14:textId="77777777" w:rsidR="00656154" w:rsidRDefault="00CE621D">
      <w:pPr>
        <w:pStyle w:val="ListParagraph"/>
        <w:numPr>
          <w:ilvl w:val="0"/>
          <w:numId w:val="1"/>
        </w:numPr>
        <w:tabs>
          <w:tab w:val="left" w:pos="552"/>
        </w:tabs>
        <w:spacing w:before="152"/>
        <w:ind w:left="551" w:right="106" w:hanging="431"/>
        <w:jc w:val="both"/>
        <w:rPr>
          <w:sz w:val="20"/>
        </w:rPr>
      </w:pPr>
      <w:r>
        <w:rPr>
          <w:sz w:val="20"/>
        </w:rPr>
        <w:t xml:space="preserve">R. Main, I.-S. </w:t>
      </w:r>
      <w:r>
        <w:rPr>
          <w:spacing w:val="-4"/>
          <w:sz w:val="20"/>
        </w:rPr>
        <w:t xml:space="preserve">Yang, </w:t>
      </w:r>
      <w:r>
        <w:rPr>
          <w:spacing w:val="-13"/>
          <w:sz w:val="20"/>
        </w:rPr>
        <w:t xml:space="preserve">V. </w:t>
      </w:r>
      <w:r>
        <w:rPr>
          <w:sz w:val="20"/>
        </w:rPr>
        <w:t xml:space="preserve">Chan, D. Li, </w:t>
      </w:r>
      <w:r>
        <w:rPr>
          <w:spacing w:val="-10"/>
          <w:sz w:val="20"/>
        </w:rPr>
        <w:t xml:space="preserve">F. </w:t>
      </w:r>
      <w:r>
        <w:rPr>
          <w:sz w:val="20"/>
        </w:rPr>
        <w:t>X. Lin, N. Mahajan, U.-L. Pen, K. Vanderlinde, and M. H. van Kerkwijk. Pulsar emission amplified and resolved by plasma lensing in an eclipsing binary. Nature, 557:522–525, May</w:t>
      </w:r>
      <w:r>
        <w:rPr>
          <w:spacing w:val="-10"/>
          <w:sz w:val="20"/>
        </w:rPr>
        <w:t xml:space="preserve"> </w:t>
      </w:r>
      <w:r>
        <w:rPr>
          <w:sz w:val="20"/>
        </w:rPr>
        <w:t>2018.</w:t>
      </w:r>
    </w:p>
    <w:p w14:paraId="513A2108"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 xml:space="preserve">B. Margalit and B. D. Metzger. A concordance picture of FRB 121102 as a flaring magnetar embedded in a magnetized ion-electron wind nebula. </w:t>
      </w:r>
      <w:r>
        <w:rPr>
          <w:i/>
          <w:sz w:val="20"/>
        </w:rPr>
        <w:t>ArXiv e-prints</w:t>
      </w:r>
      <w:r>
        <w:rPr>
          <w:sz w:val="20"/>
        </w:rPr>
        <w:t>, August</w:t>
      </w:r>
      <w:r>
        <w:rPr>
          <w:spacing w:val="-13"/>
          <w:sz w:val="20"/>
        </w:rPr>
        <w:t xml:space="preserve"> </w:t>
      </w:r>
      <w:r>
        <w:rPr>
          <w:sz w:val="20"/>
        </w:rPr>
        <w:t>2018.</w:t>
      </w:r>
    </w:p>
    <w:p w14:paraId="3E11FF08"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 xml:space="preserve">B. A. McGuire, </w:t>
      </w:r>
      <w:r>
        <w:rPr>
          <w:spacing w:val="-13"/>
          <w:sz w:val="20"/>
        </w:rPr>
        <w:t xml:space="preserve">P. </w:t>
      </w:r>
      <w:r>
        <w:rPr>
          <w:sz w:val="20"/>
        </w:rPr>
        <w:t xml:space="preserve">B. Carroll, R. A. Loomis, I. A. Finneran, </w:t>
      </w:r>
      <w:r>
        <w:rPr>
          <w:spacing w:val="-13"/>
          <w:sz w:val="20"/>
        </w:rPr>
        <w:t xml:space="preserve">P. </w:t>
      </w:r>
      <w:r>
        <w:rPr>
          <w:sz w:val="20"/>
        </w:rPr>
        <w:t>R. Jewell, A. J. Remijan, and G. A. Blake. Discovery of the interstellar chiral molecule propylene oxide (CH</w:t>
      </w:r>
      <w:r>
        <w:rPr>
          <w:rFonts w:ascii="Century Gothic" w:hAnsi="Century Gothic"/>
          <w:position w:val="-2"/>
          <w:sz w:val="14"/>
        </w:rPr>
        <w:t>3</w:t>
      </w:r>
      <w:r>
        <w:rPr>
          <w:sz w:val="20"/>
        </w:rPr>
        <w:t>CHCH</w:t>
      </w:r>
      <w:r>
        <w:rPr>
          <w:rFonts w:ascii="Century Gothic" w:hAnsi="Century Gothic"/>
          <w:position w:val="-2"/>
          <w:sz w:val="14"/>
        </w:rPr>
        <w:t>2</w:t>
      </w:r>
      <w:r>
        <w:rPr>
          <w:sz w:val="20"/>
        </w:rPr>
        <w:t xml:space="preserve">O). </w:t>
      </w:r>
      <w:r>
        <w:rPr>
          <w:i/>
          <w:sz w:val="20"/>
        </w:rPr>
        <w:t>Science</w:t>
      </w:r>
      <w:r>
        <w:rPr>
          <w:sz w:val="20"/>
        </w:rPr>
        <w:t>, 352:1449–1452, June</w:t>
      </w:r>
      <w:r>
        <w:rPr>
          <w:spacing w:val="-5"/>
          <w:sz w:val="20"/>
        </w:rPr>
        <w:t xml:space="preserve"> </w:t>
      </w:r>
      <w:r>
        <w:rPr>
          <w:sz w:val="20"/>
        </w:rPr>
        <w:t>2016.</w:t>
      </w:r>
    </w:p>
    <w:p w14:paraId="5371A88D" w14:textId="77777777" w:rsidR="00656154" w:rsidRDefault="00656154">
      <w:pPr>
        <w:spacing w:line="240" w:lineRule="exact"/>
        <w:jc w:val="both"/>
        <w:rPr>
          <w:sz w:val="20"/>
        </w:rPr>
        <w:sectPr w:rsidR="00656154">
          <w:pgSz w:w="12240" w:h="15840"/>
          <w:pgMar w:top="1380" w:right="1280" w:bottom="960" w:left="1320" w:header="0" w:footer="779" w:gutter="0"/>
          <w:cols w:space="720"/>
        </w:sectPr>
      </w:pPr>
    </w:p>
    <w:p w14:paraId="4A5C1079" w14:textId="77777777" w:rsidR="00656154" w:rsidRDefault="00CE621D">
      <w:pPr>
        <w:pStyle w:val="ListParagraph"/>
        <w:numPr>
          <w:ilvl w:val="0"/>
          <w:numId w:val="1"/>
        </w:numPr>
        <w:tabs>
          <w:tab w:val="left" w:pos="552"/>
        </w:tabs>
        <w:spacing w:before="67"/>
        <w:ind w:left="551" w:right="106" w:hanging="431"/>
        <w:jc w:val="both"/>
        <w:rPr>
          <w:sz w:val="20"/>
        </w:rPr>
      </w:pPr>
      <w:r>
        <w:rPr>
          <w:sz w:val="20"/>
        </w:rPr>
        <w:lastRenderedPageBreak/>
        <w:t xml:space="preserve">Brett A. McGuire, Ryan A. Loomis, Cameron M. Charness, Joanna </w:t>
      </w:r>
      <w:r>
        <w:rPr>
          <w:spacing w:val="-10"/>
          <w:sz w:val="20"/>
        </w:rPr>
        <w:t xml:space="preserve">F. </w:t>
      </w:r>
      <w:r>
        <w:rPr>
          <w:sz w:val="20"/>
        </w:rPr>
        <w:t>Corby, Geoffrey A. Blake, Jan M. Hollis, Frank J. Lovas, Philip R. Jewell, and Anthony J. Remijan. Interstellar Carbodiimide (HNCNH): A New Astronomical Detection from the GBT PRIMOS Survey via Maser Emission Features. ApJ, 758:L33, October</w:t>
      </w:r>
      <w:r>
        <w:rPr>
          <w:spacing w:val="-10"/>
          <w:sz w:val="20"/>
        </w:rPr>
        <w:t xml:space="preserve"> </w:t>
      </w:r>
      <w:r>
        <w:rPr>
          <w:sz w:val="20"/>
        </w:rPr>
        <w:t>2012.</w:t>
      </w:r>
    </w:p>
    <w:p w14:paraId="48F0D756" w14:textId="77777777" w:rsidR="00656154" w:rsidRDefault="00CE621D">
      <w:pPr>
        <w:pStyle w:val="ListParagraph"/>
        <w:numPr>
          <w:ilvl w:val="0"/>
          <w:numId w:val="1"/>
        </w:numPr>
        <w:tabs>
          <w:tab w:val="left" w:pos="552"/>
        </w:tabs>
        <w:spacing w:before="156"/>
        <w:ind w:left="551" w:right="108" w:hanging="431"/>
        <w:jc w:val="both"/>
        <w:rPr>
          <w:sz w:val="20"/>
        </w:rPr>
      </w:pPr>
      <w:r>
        <w:rPr>
          <w:sz w:val="20"/>
        </w:rPr>
        <w:t>M.</w:t>
      </w:r>
      <w:r>
        <w:rPr>
          <w:spacing w:val="-9"/>
          <w:sz w:val="20"/>
        </w:rPr>
        <w:t xml:space="preserve"> </w:t>
      </w:r>
      <w:r>
        <w:rPr>
          <w:sz w:val="20"/>
        </w:rPr>
        <w:t>A.</w:t>
      </w:r>
      <w:r>
        <w:rPr>
          <w:spacing w:val="-9"/>
          <w:sz w:val="20"/>
        </w:rPr>
        <w:t xml:space="preserve"> </w:t>
      </w:r>
      <w:r>
        <w:rPr>
          <w:sz w:val="20"/>
        </w:rPr>
        <w:t>McLaughlin.</w:t>
      </w:r>
      <w:r>
        <w:rPr>
          <w:spacing w:val="7"/>
          <w:sz w:val="20"/>
        </w:rPr>
        <w:t xml:space="preserve"> </w:t>
      </w:r>
      <w:r>
        <w:rPr>
          <w:sz w:val="20"/>
        </w:rPr>
        <w:t>The</w:t>
      </w:r>
      <w:r>
        <w:rPr>
          <w:spacing w:val="-8"/>
          <w:sz w:val="20"/>
        </w:rPr>
        <w:t xml:space="preserve"> </w:t>
      </w:r>
      <w:r>
        <w:rPr>
          <w:sz w:val="20"/>
        </w:rPr>
        <w:t>North</w:t>
      </w:r>
      <w:r>
        <w:rPr>
          <w:spacing w:val="-9"/>
          <w:sz w:val="20"/>
        </w:rPr>
        <w:t xml:space="preserve"> </w:t>
      </w:r>
      <w:r>
        <w:rPr>
          <w:sz w:val="20"/>
        </w:rPr>
        <w:t>American</w:t>
      </w:r>
      <w:r>
        <w:rPr>
          <w:spacing w:val="-9"/>
          <w:sz w:val="20"/>
        </w:rPr>
        <w:t xml:space="preserve"> </w:t>
      </w:r>
      <w:r>
        <w:rPr>
          <w:sz w:val="20"/>
        </w:rPr>
        <w:t>Nanohertz</w:t>
      </w:r>
      <w:r>
        <w:rPr>
          <w:spacing w:val="-9"/>
          <w:sz w:val="20"/>
        </w:rPr>
        <w:t xml:space="preserve"> </w:t>
      </w:r>
      <w:r>
        <w:rPr>
          <w:sz w:val="20"/>
        </w:rPr>
        <w:t>Observatory</w:t>
      </w:r>
      <w:r>
        <w:rPr>
          <w:spacing w:val="-9"/>
          <w:sz w:val="20"/>
        </w:rPr>
        <w:t xml:space="preserve"> </w:t>
      </w:r>
      <w:r>
        <w:rPr>
          <w:sz w:val="20"/>
        </w:rPr>
        <w:t>for</w:t>
      </w:r>
      <w:r>
        <w:rPr>
          <w:spacing w:val="-9"/>
          <w:sz w:val="20"/>
        </w:rPr>
        <w:t xml:space="preserve"> </w:t>
      </w:r>
      <w:r>
        <w:rPr>
          <w:sz w:val="20"/>
        </w:rPr>
        <w:t>Gravitational</w:t>
      </w:r>
      <w:r>
        <w:rPr>
          <w:spacing w:val="-9"/>
          <w:sz w:val="20"/>
        </w:rPr>
        <w:t xml:space="preserve"> </w:t>
      </w:r>
      <w:r>
        <w:rPr>
          <w:spacing w:val="-4"/>
          <w:sz w:val="20"/>
        </w:rPr>
        <w:t>Waves.</w:t>
      </w:r>
      <w:r>
        <w:rPr>
          <w:spacing w:val="8"/>
          <w:sz w:val="20"/>
        </w:rPr>
        <w:t xml:space="preserve"> </w:t>
      </w:r>
      <w:r>
        <w:rPr>
          <w:i/>
          <w:sz w:val="20"/>
        </w:rPr>
        <w:t>Classical</w:t>
      </w:r>
      <w:r>
        <w:rPr>
          <w:i/>
          <w:spacing w:val="-9"/>
          <w:sz w:val="20"/>
        </w:rPr>
        <w:t xml:space="preserve"> </w:t>
      </w:r>
      <w:r>
        <w:rPr>
          <w:i/>
          <w:sz w:val="20"/>
        </w:rPr>
        <w:t>and Quantum Gravity</w:t>
      </w:r>
      <w:r>
        <w:rPr>
          <w:sz w:val="20"/>
        </w:rPr>
        <w:t>, 30(22):224008, November</w:t>
      </w:r>
      <w:r>
        <w:rPr>
          <w:spacing w:val="-20"/>
          <w:sz w:val="20"/>
        </w:rPr>
        <w:t xml:space="preserve"> </w:t>
      </w:r>
      <w:r>
        <w:rPr>
          <w:sz w:val="20"/>
        </w:rPr>
        <w:t>2013.</w:t>
      </w:r>
    </w:p>
    <w:p w14:paraId="5A81CEDD" w14:textId="77777777" w:rsidR="00656154" w:rsidRDefault="00CE621D">
      <w:pPr>
        <w:pStyle w:val="ListParagraph"/>
        <w:numPr>
          <w:ilvl w:val="0"/>
          <w:numId w:val="1"/>
        </w:numPr>
        <w:tabs>
          <w:tab w:val="left" w:pos="552"/>
        </w:tabs>
        <w:spacing w:before="156"/>
        <w:ind w:left="551" w:right="106" w:hanging="431"/>
        <w:jc w:val="both"/>
        <w:rPr>
          <w:sz w:val="20"/>
        </w:rPr>
      </w:pPr>
      <w:r>
        <w:rPr>
          <w:sz w:val="20"/>
        </w:rPr>
        <w:t xml:space="preserve">D. Michilli, A. Seymour, J. </w:t>
      </w:r>
      <w:r>
        <w:rPr>
          <w:spacing w:val="-10"/>
          <w:sz w:val="20"/>
        </w:rPr>
        <w:t xml:space="preserve">W. </w:t>
      </w:r>
      <w:r>
        <w:rPr>
          <w:spacing w:val="-8"/>
          <w:sz w:val="20"/>
        </w:rPr>
        <w:t xml:space="preserve">T. </w:t>
      </w:r>
      <w:r>
        <w:rPr>
          <w:sz w:val="20"/>
        </w:rPr>
        <w:t xml:space="preserve">Hessels, L. G. Spitler, </w:t>
      </w:r>
      <w:r>
        <w:rPr>
          <w:spacing w:val="-13"/>
          <w:sz w:val="20"/>
        </w:rPr>
        <w:t xml:space="preserve">V. </w:t>
      </w:r>
      <w:r>
        <w:rPr>
          <w:spacing w:val="-3"/>
          <w:sz w:val="20"/>
        </w:rPr>
        <w:t xml:space="preserve">Gajjar, </w:t>
      </w:r>
      <w:r>
        <w:rPr>
          <w:sz w:val="20"/>
        </w:rPr>
        <w:t xml:space="preserve">A. M. Archibald, G. C. Bower, S. Chat- terjee, J. M. Cordes, K. Gourdji, G. H. Heald, </w:t>
      </w:r>
      <w:r>
        <w:rPr>
          <w:spacing w:val="-13"/>
          <w:sz w:val="20"/>
        </w:rPr>
        <w:t xml:space="preserve">V. </w:t>
      </w:r>
      <w:r>
        <w:rPr>
          <w:sz w:val="20"/>
        </w:rPr>
        <w:t xml:space="preserve">M. Kaspi, C. J. Law, C. Sobey, E. A. K. Adams, C. G. Bassa, S. </w:t>
      </w:r>
      <w:r>
        <w:rPr>
          <w:spacing w:val="-3"/>
          <w:sz w:val="20"/>
        </w:rPr>
        <w:t xml:space="preserve">Bogdanov, </w:t>
      </w:r>
      <w:r>
        <w:rPr>
          <w:sz w:val="20"/>
        </w:rPr>
        <w:t xml:space="preserve">C. Brinkman, </w:t>
      </w:r>
      <w:r>
        <w:rPr>
          <w:spacing w:val="-13"/>
          <w:sz w:val="20"/>
        </w:rPr>
        <w:t xml:space="preserve">P. </w:t>
      </w:r>
      <w:r>
        <w:rPr>
          <w:sz w:val="20"/>
        </w:rPr>
        <w:t xml:space="preserve">Demorest, </w:t>
      </w:r>
      <w:r>
        <w:rPr>
          <w:spacing w:val="-10"/>
          <w:sz w:val="20"/>
        </w:rPr>
        <w:t xml:space="preserve">F. </w:t>
      </w:r>
      <w:r>
        <w:rPr>
          <w:sz w:val="20"/>
        </w:rPr>
        <w:t xml:space="preserve">Fernandez, G. Hellbourg, </w:t>
      </w:r>
      <w:r>
        <w:rPr>
          <w:spacing w:val="-8"/>
          <w:sz w:val="20"/>
        </w:rPr>
        <w:t xml:space="preserve">T. </w:t>
      </w:r>
      <w:r>
        <w:rPr>
          <w:sz w:val="20"/>
        </w:rPr>
        <w:t xml:space="preserve">J. </w:t>
      </w:r>
      <w:r>
        <w:rPr>
          <w:spacing w:val="-10"/>
          <w:sz w:val="20"/>
        </w:rPr>
        <w:t xml:space="preserve">W. </w:t>
      </w:r>
      <w:r>
        <w:rPr>
          <w:sz w:val="20"/>
        </w:rPr>
        <w:t xml:space="preserve">Lazio, R. S. </w:t>
      </w:r>
      <w:r>
        <w:rPr>
          <w:spacing w:val="37"/>
          <w:sz w:val="20"/>
        </w:rPr>
        <w:t xml:space="preserve"> </w:t>
      </w:r>
      <w:r>
        <w:rPr>
          <w:sz w:val="20"/>
        </w:rPr>
        <w:t>Lynch,</w:t>
      </w:r>
    </w:p>
    <w:p w14:paraId="40E9DF35" w14:textId="77777777" w:rsidR="00656154" w:rsidRDefault="00CE621D">
      <w:pPr>
        <w:pStyle w:val="BodyText"/>
        <w:ind w:left="551" w:right="106"/>
      </w:pPr>
      <w:r>
        <w:t xml:space="preserve">N. Maddox, B. Marcote, M. A. McLaughlin, Z. Paragi, S. M. Ransom, </w:t>
      </w:r>
      <w:r>
        <w:rPr>
          <w:spacing w:val="-13"/>
        </w:rPr>
        <w:t xml:space="preserve">P. </w:t>
      </w:r>
      <w:r>
        <w:t xml:space="preserve">Scholz, A. </w:t>
      </w:r>
      <w:r>
        <w:rPr>
          <w:spacing w:val="-13"/>
        </w:rPr>
        <w:t xml:space="preserve">P. V. </w:t>
      </w:r>
      <w:r>
        <w:t xml:space="preserve">Siemion, S. </w:t>
      </w:r>
      <w:r>
        <w:rPr>
          <w:spacing w:val="-13"/>
        </w:rPr>
        <w:t xml:space="preserve">P. </w:t>
      </w:r>
      <w:r>
        <w:rPr>
          <w:spacing w:val="-4"/>
        </w:rPr>
        <w:t xml:space="preserve">Tendulkar, </w:t>
      </w:r>
      <w:r>
        <w:rPr>
          <w:spacing w:val="-13"/>
        </w:rPr>
        <w:t xml:space="preserve">P. </w:t>
      </w:r>
      <w:r>
        <w:t xml:space="preserve">van Rooy, R. S. Wharton, and D. </w:t>
      </w:r>
      <w:r>
        <w:rPr>
          <w:spacing w:val="-3"/>
        </w:rPr>
        <w:t xml:space="preserve">Whitlow. </w:t>
      </w:r>
      <w:r>
        <w:t>An extreme magneto-ionic environment asso- ciated with the fast radio burst source FRB 121102. Nature, 553:182–185, January 2018.</w:t>
      </w:r>
    </w:p>
    <w:p w14:paraId="6724D5CF" w14:textId="77777777" w:rsidR="00656154" w:rsidRDefault="00CE621D">
      <w:pPr>
        <w:pStyle w:val="ListParagraph"/>
        <w:numPr>
          <w:ilvl w:val="0"/>
          <w:numId w:val="1"/>
        </w:numPr>
        <w:tabs>
          <w:tab w:val="left" w:pos="552"/>
        </w:tabs>
        <w:spacing w:before="158"/>
        <w:ind w:left="551" w:right="106" w:hanging="431"/>
        <w:jc w:val="both"/>
        <w:rPr>
          <w:sz w:val="20"/>
        </w:rPr>
      </w:pPr>
      <w:r>
        <w:rPr>
          <w:sz w:val="20"/>
        </w:rPr>
        <w:t>G. M. Nita and D. E. Gary. The generalized spectral kurtosis estimator. MNRAS, 406:L60–L64, July 2010.</w:t>
      </w:r>
    </w:p>
    <w:p w14:paraId="0B2B5313" w14:textId="77777777" w:rsidR="00656154" w:rsidRDefault="00CE621D">
      <w:pPr>
        <w:pStyle w:val="ListParagraph"/>
        <w:numPr>
          <w:ilvl w:val="0"/>
          <w:numId w:val="1"/>
        </w:numPr>
        <w:tabs>
          <w:tab w:val="left" w:pos="552"/>
        </w:tabs>
        <w:spacing w:before="156"/>
        <w:ind w:left="551" w:right="106" w:hanging="431"/>
        <w:jc w:val="both"/>
        <w:rPr>
          <w:sz w:val="20"/>
        </w:rPr>
      </w:pPr>
      <w:r>
        <w:rPr>
          <w:sz w:val="20"/>
        </w:rPr>
        <w:t>G. M. Nita, J. Hickish, D. MacMahon, and D. E. Gary. EOVSA Implementation of a Spectral Kurtosis Correlator</w:t>
      </w:r>
      <w:r>
        <w:rPr>
          <w:spacing w:val="-15"/>
          <w:sz w:val="20"/>
        </w:rPr>
        <w:t xml:space="preserve"> </w:t>
      </w:r>
      <w:r>
        <w:rPr>
          <w:sz w:val="20"/>
        </w:rPr>
        <w:t>for</w:t>
      </w:r>
      <w:r>
        <w:rPr>
          <w:spacing w:val="-15"/>
          <w:sz w:val="20"/>
        </w:rPr>
        <w:t xml:space="preserve"> </w:t>
      </w:r>
      <w:r>
        <w:rPr>
          <w:sz w:val="20"/>
        </w:rPr>
        <w:t>Transient</w:t>
      </w:r>
      <w:r>
        <w:rPr>
          <w:spacing w:val="-15"/>
          <w:sz w:val="20"/>
        </w:rPr>
        <w:t xml:space="preserve"> </w:t>
      </w:r>
      <w:r>
        <w:rPr>
          <w:sz w:val="20"/>
        </w:rPr>
        <w:t>Detection</w:t>
      </w:r>
      <w:r>
        <w:rPr>
          <w:spacing w:val="-15"/>
          <w:sz w:val="20"/>
        </w:rPr>
        <w:t xml:space="preserve"> </w:t>
      </w:r>
      <w:r>
        <w:rPr>
          <w:sz w:val="20"/>
        </w:rPr>
        <w:t>and</w:t>
      </w:r>
      <w:r>
        <w:rPr>
          <w:spacing w:val="-15"/>
          <w:sz w:val="20"/>
        </w:rPr>
        <w:t xml:space="preserve"> </w:t>
      </w:r>
      <w:r>
        <w:rPr>
          <w:sz w:val="20"/>
        </w:rPr>
        <w:t>Classification.</w:t>
      </w:r>
      <w:r>
        <w:rPr>
          <w:spacing w:val="-4"/>
          <w:sz w:val="20"/>
        </w:rPr>
        <w:t xml:space="preserve"> </w:t>
      </w:r>
      <w:r>
        <w:rPr>
          <w:i/>
          <w:sz w:val="20"/>
        </w:rPr>
        <w:t>Journal</w:t>
      </w:r>
      <w:r>
        <w:rPr>
          <w:i/>
          <w:spacing w:val="-15"/>
          <w:sz w:val="20"/>
        </w:rPr>
        <w:t xml:space="preserve"> </w:t>
      </w:r>
      <w:r>
        <w:rPr>
          <w:i/>
          <w:sz w:val="20"/>
        </w:rPr>
        <w:t>of</w:t>
      </w:r>
      <w:r>
        <w:rPr>
          <w:i/>
          <w:spacing w:val="-15"/>
          <w:sz w:val="20"/>
        </w:rPr>
        <w:t xml:space="preserve"> </w:t>
      </w:r>
      <w:r>
        <w:rPr>
          <w:i/>
          <w:sz w:val="20"/>
        </w:rPr>
        <w:t>Astronomical</w:t>
      </w:r>
      <w:r>
        <w:rPr>
          <w:i/>
          <w:spacing w:val="-15"/>
          <w:sz w:val="20"/>
        </w:rPr>
        <w:t xml:space="preserve"> </w:t>
      </w:r>
      <w:r>
        <w:rPr>
          <w:i/>
          <w:sz w:val="20"/>
        </w:rPr>
        <w:t>Instrumentation</w:t>
      </w:r>
      <w:r>
        <w:rPr>
          <w:sz w:val="20"/>
        </w:rPr>
        <w:t>,</w:t>
      </w:r>
      <w:r>
        <w:rPr>
          <w:spacing w:val="-14"/>
          <w:sz w:val="20"/>
        </w:rPr>
        <w:t xml:space="preserve"> </w:t>
      </w:r>
      <w:r>
        <w:rPr>
          <w:sz w:val="20"/>
        </w:rPr>
        <w:t>5:1641009– 7366, December</w:t>
      </w:r>
      <w:r>
        <w:rPr>
          <w:spacing w:val="-9"/>
          <w:sz w:val="20"/>
        </w:rPr>
        <w:t xml:space="preserve"> </w:t>
      </w:r>
      <w:r>
        <w:rPr>
          <w:sz w:val="20"/>
        </w:rPr>
        <w:t>2016.</w:t>
      </w:r>
    </w:p>
    <w:p w14:paraId="181EB075" w14:textId="77777777" w:rsidR="00656154" w:rsidRDefault="00CE621D">
      <w:pPr>
        <w:pStyle w:val="ListParagraph"/>
        <w:numPr>
          <w:ilvl w:val="0"/>
          <w:numId w:val="1"/>
        </w:numPr>
        <w:tabs>
          <w:tab w:val="left" w:pos="552"/>
        </w:tabs>
        <w:spacing w:before="155" w:line="244" w:lineRule="exact"/>
        <w:ind w:left="551" w:hanging="431"/>
        <w:jc w:val="left"/>
        <w:rPr>
          <w:sz w:val="20"/>
        </w:rPr>
      </w:pPr>
      <w:r>
        <w:rPr>
          <w:sz w:val="20"/>
        </w:rPr>
        <w:t xml:space="preserve">K. M. Rajwade, N. M. Pingel, R. A. Black, M. Ruzindana, M. Burnett, B. Jeffs, K. </w:t>
      </w:r>
      <w:r>
        <w:rPr>
          <w:spacing w:val="-3"/>
          <w:sz w:val="20"/>
        </w:rPr>
        <w:t xml:space="preserve">Warnick, </w:t>
      </w:r>
      <w:r>
        <w:rPr>
          <w:sz w:val="20"/>
        </w:rPr>
        <w:t>D. J.</w:t>
      </w:r>
      <w:r>
        <w:rPr>
          <w:spacing w:val="38"/>
          <w:sz w:val="20"/>
        </w:rPr>
        <w:t xml:space="preserve"> </w:t>
      </w:r>
      <w:r>
        <w:rPr>
          <w:sz w:val="20"/>
        </w:rPr>
        <w:t>Pisano,</w:t>
      </w:r>
    </w:p>
    <w:p w14:paraId="6C6446F4" w14:textId="77777777" w:rsidR="00656154" w:rsidRDefault="00CE621D">
      <w:pPr>
        <w:pStyle w:val="BodyText"/>
        <w:spacing w:before="2" w:line="230" w:lineRule="auto"/>
        <w:ind w:left="551" w:right="106"/>
      </w:pPr>
      <w:r>
        <w:t xml:space="preserve">D. R. Lorimer, R. M. Prestage, L. Hawkins, J. Ray, </w:t>
      </w:r>
      <w:r>
        <w:rPr>
          <w:spacing w:val="-13"/>
        </w:rPr>
        <w:t xml:space="preserve">P. </w:t>
      </w:r>
      <w:r>
        <w:t xml:space="preserve">Marganian, </w:t>
      </w:r>
      <w:r>
        <w:rPr>
          <w:spacing w:val="-8"/>
        </w:rPr>
        <w:t xml:space="preserve">T. </w:t>
      </w:r>
      <w:r>
        <w:t xml:space="preserve">Chamberlin, J. Ford, </w:t>
      </w:r>
      <w:r>
        <w:rPr>
          <w:spacing w:val="-10"/>
        </w:rPr>
        <w:t xml:space="preserve">W. </w:t>
      </w:r>
      <w:r>
        <w:t xml:space="preserve">Shillue, and D. A. Roshi. Commissioning of FLAG: A phased array feed for the GBT. In </w:t>
      </w:r>
      <w:r>
        <w:rPr>
          <w:spacing w:val="-13"/>
        </w:rPr>
        <w:t xml:space="preserve">P. </w:t>
      </w:r>
      <w:r>
        <w:rPr>
          <w:spacing w:val="-3"/>
        </w:rPr>
        <w:t xml:space="preserve">Weltevrede, </w:t>
      </w:r>
      <w:r>
        <w:t xml:space="preserve">B. B. </w:t>
      </w:r>
      <w:r>
        <w:rPr>
          <w:spacing w:val="-13"/>
        </w:rPr>
        <w:t xml:space="preserve">P. </w:t>
      </w:r>
      <w:r>
        <w:t>Perera,</w:t>
      </w:r>
      <w:r>
        <w:rPr>
          <w:spacing w:val="-5"/>
        </w:rPr>
        <w:t xml:space="preserve"> </w:t>
      </w:r>
      <w:r>
        <w:t>L.</w:t>
      </w:r>
      <w:r>
        <w:rPr>
          <w:spacing w:val="-5"/>
        </w:rPr>
        <w:t xml:space="preserve"> </w:t>
      </w:r>
      <w:r>
        <w:t>L.</w:t>
      </w:r>
      <w:r>
        <w:rPr>
          <w:spacing w:val="-5"/>
        </w:rPr>
        <w:t xml:space="preserve"> </w:t>
      </w:r>
      <w:r>
        <w:t>Preston,</w:t>
      </w:r>
      <w:r>
        <w:rPr>
          <w:spacing w:val="-5"/>
        </w:rPr>
        <w:t xml:space="preserve"> </w:t>
      </w:r>
      <w:r>
        <w:t>and</w:t>
      </w:r>
      <w:r>
        <w:rPr>
          <w:spacing w:val="-5"/>
        </w:rPr>
        <w:t xml:space="preserve"> </w:t>
      </w:r>
      <w:r>
        <w:t>S.</w:t>
      </w:r>
      <w:r>
        <w:rPr>
          <w:spacing w:val="-5"/>
        </w:rPr>
        <w:t xml:space="preserve"> </w:t>
      </w:r>
      <w:r>
        <w:t>Sanidas,</w:t>
      </w:r>
      <w:r>
        <w:rPr>
          <w:spacing w:val="-5"/>
        </w:rPr>
        <w:t xml:space="preserve"> </w:t>
      </w:r>
      <w:r>
        <w:t>editors,</w:t>
      </w:r>
      <w:r>
        <w:rPr>
          <w:spacing w:val="-5"/>
        </w:rPr>
        <w:t xml:space="preserve"> </w:t>
      </w:r>
      <w:r>
        <w:rPr>
          <w:i/>
        </w:rPr>
        <w:t>Pulsar</w:t>
      </w:r>
      <w:r>
        <w:rPr>
          <w:i/>
          <w:spacing w:val="-5"/>
        </w:rPr>
        <w:t xml:space="preserve"> </w:t>
      </w:r>
      <w:r>
        <w:rPr>
          <w:i/>
        </w:rPr>
        <w:t>Astrophysics</w:t>
      </w:r>
      <w:r>
        <w:rPr>
          <w:i/>
          <w:spacing w:val="-5"/>
        </w:rPr>
        <w:t xml:space="preserve"> </w:t>
      </w:r>
      <w:r>
        <w:rPr>
          <w:i/>
        </w:rPr>
        <w:t>the</w:t>
      </w:r>
      <w:r>
        <w:rPr>
          <w:i/>
          <w:spacing w:val="-5"/>
        </w:rPr>
        <w:t xml:space="preserve"> </w:t>
      </w:r>
      <w:r>
        <w:rPr>
          <w:i/>
        </w:rPr>
        <w:t>Next</w:t>
      </w:r>
      <w:r>
        <w:rPr>
          <w:i/>
          <w:spacing w:val="-5"/>
        </w:rPr>
        <w:t xml:space="preserve"> </w:t>
      </w:r>
      <w:r>
        <w:rPr>
          <w:i/>
        </w:rPr>
        <w:t>Fifty</w:t>
      </w:r>
      <w:r>
        <w:rPr>
          <w:i/>
          <w:spacing w:val="-5"/>
        </w:rPr>
        <w:t xml:space="preserve"> </w:t>
      </w:r>
      <w:r>
        <w:rPr>
          <w:i/>
          <w:spacing w:val="-4"/>
        </w:rPr>
        <w:t>Years</w:t>
      </w:r>
      <w:r>
        <w:rPr>
          <w:spacing w:val="-4"/>
        </w:rPr>
        <w:t>,</w:t>
      </w:r>
      <w:r>
        <w:rPr>
          <w:spacing w:val="-5"/>
        </w:rPr>
        <w:t xml:space="preserve"> </w:t>
      </w:r>
      <w:r>
        <w:t>volume</w:t>
      </w:r>
      <w:r>
        <w:rPr>
          <w:spacing w:val="-5"/>
        </w:rPr>
        <w:t xml:space="preserve"> </w:t>
      </w:r>
      <w:r>
        <w:t>337</w:t>
      </w:r>
      <w:r>
        <w:rPr>
          <w:spacing w:val="-5"/>
        </w:rPr>
        <w:t xml:space="preserve"> </w:t>
      </w:r>
      <w:r>
        <w:t>of</w:t>
      </w:r>
      <w:r>
        <w:rPr>
          <w:spacing w:val="-5"/>
        </w:rPr>
        <w:t xml:space="preserve"> </w:t>
      </w:r>
      <w:r>
        <w:rPr>
          <w:i/>
        </w:rPr>
        <w:t>IAU Symposium</w:t>
      </w:r>
      <w:r>
        <w:t>, pages 398–399, August</w:t>
      </w:r>
      <w:r>
        <w:rPr>
          <w:spacing w:val="-17"/>
        </w:rPr>
        <w:t xml:space="preserve"> </w:t>
      </w:r>
      <w:r>
        <w:t>2018.</w:t>
      </w:r>
    </w:p>
    <w:p w14:paraId="5E02DF4C" w14:textId="77777777" w:rsidR="00656154" w:rsidRDefault="00CE621D">
      <w:pPr>
        <w:pStyle w:val="ListParagraph"/>
        <w:numPr>
          <w:ilvl w:val="0"/>
          <w:numId w:val="1"/>
        </w:numPr>
        <w:tabs>
          <w:tab w:val="left" w:pos="552"/>
        </w:tabs>
        <w:spacing w:before="150"/>
        <w:ind w:left="551" w:right="106" w:hanging="431"/>
        <w:jc w:val="both"/>
        <w:rPr>
          <w:sz w:val="20"/>
        </w:rPr>
      </w:pPr>
      <w:r>
        <w:rPr>
          <w:spacing w:val="-13"/>
          <w:sz w:val="20"/>
        </w:rPr>
        <w:t xml:space="preserve">P. </w:t>
      </w:r>
      <w:r>
        <w:rPr>
          <w:sz w:val="20"/>
        </w:rPr>
        <w:t xml:space="preserve">Scholz, L. G. Spitler, J. </w:t>
      </w:r>
      <w:r>
        <w:rPr>
          <w:spacing w:val="-10"/>
          <w:sz w:val="20"/>
        </w:rPr>
        <w:t xml:space="preserve">W. </w:t>
      </w:r>
      <w:r>
        <w:rPr>
          <w:spacing w:val="-8"/>
          <w:sz w:val="20"/>
        </w:rPr>
        <w:t xml:space="preserve">T. </w:t>
      </w:r>
      <w:r>
        <w:rPr>
          <w:sz w:val="20"/>
        </w:rPr>
        <w:t xml:space="preserve">Hessels, S. Chatterjee, J. M. Cordes, </w:t>
      </w:r>
      <w:r>
        <w:rPr>
          <w:spacing w:val="-13"/>
          <w:sz w:val="20"/>
        </w:rPr>
        <w:t xml:space="preserve">V. </w:t>
      </w:r>
      <w:r>
        <w:rPr>
          <w:sz w:val="20"/>
        </w:rPr>
        <w:t xml:space="preserve">M. Kaspi, R. S. Wharton, C. G. Bassa, S. Bogdanov, </w:t>
      </w:r>
      <w:r>
        <w:rPr>
          <w:spacing w:val="-10"/>
          <w:sz w:val="20"/>
        </w:rPr>
        <w:t xml:space="preserve">F. </w:t>
      </w:r>
      <w:r>
        <w:rPr>
          <w:sz w:val="20"/>
        </w:rPr>
        <w:t xml:space="preserve">Camilo, </w:t>
      </w:r>
      <w:r>
        <w:rPr>
          <w:spacing w:val="-10"/>
          <w:sz w:val="20"/>
        </w:rPr>
        <w:t xml:space="preserve">F. </w:t>
      </w:r>
      <w:r>
        <w:rPr>
          <w:sz w:val="20"/>
        </w:rPr>
        <w:t>Crawford, J. Deneva, J. van Leeuwen, R. Lynch, E. C. Madsen, M. A. McLaughlin,</w:t>
      </w:r>
      <w:r>
        <w:rPr>
          <w:spacing w:val="-3"/>
          <w:sz w:val="20"/>
        </w:rPr>
        <w:t xml:space="preserve"> </w:t>
      </w:r>
      <w:r>
        <w:rPr>
          <w:sz w:val="20"/>
        </w:rPr>
        <w:t>M.</w:t>
      </w:r>
      <w:r>
        <w:rPr>
          <w:spacing w:val="-3"/>
          <w:sz w:val="20"/>
        </w:rPr>
        <w:t xml:space="preserve"> </w:t>
      </w:r>
      <w:r>
        <w:rPr>
          <w:sz w:val="20"/>
        </w:rPr>
        <w:t>Mickaliger,</w:t>
      </w:r>
      <w:r>
        <w:rPr>
          <w:spacing w:val="-3"/>
          <w:sz w:val="20"/>
        </w:rPr>
        <w:t xml:space="preserve"> </w:t>
      </w:r>
      <w:r>
        <w:rPr>
          <w:sz w:val="20"/>
        </w:rPr>
        <w:t>E.</w:t>
      </w:r>
      <w:r>
        <w:rPr>
          <w:spacing w:val="-3"/>
          <w:sz w:val="20"/>
        </w:rPr>
        <w:t xml:space="preserve"> </w:t>
      </w:r>
      <w:r>
        <w:rPr>
          <w:sz w:val="20"/>
        </w:rPr>
        <w:t>Parent,</w:t>
      </w:r>
      <w:r>
        <w:rPr>
          <w:spacing w:val="-3"/>
          <w:sz w:val="20"/>
        </w:rPr>
        <w:t xml:space="preserve"> </w:t>
      </w:r>
      <w:r>
        <w:rPr>
          <w:sz w:val="20"/>
        </w:rPr>
        <w:t>C.</w:t>
      </w:r>
      <w:r>
        <w:rPr>
          <w:spacing w:val="-3"/>
          <w:sz w:val="20"/>
        </w:rPr>
        <w:t xml:space="preserve"> </w:t>
      </w:r>
      <w:r>
        <w:rPr>
          <w:sz w:val="20"/>
        </w:rPr>
        <w:t>Patel,</w:t>
      </w:r>
      <w:r>
        <w:rPr>
          <w:spacing w:val="-3"/>
          <w:sz w:val="20"/>
        </w:rPr>
        <w:t xml:space="preserve"> </w:t>
      </w:r>
      <w:r>
        <w:rPr>
          <w:sz w:val="20"/>
        </w:rPr>
        <w:t>S.</w:t>
      </w:r>
      <w:r>
        <w:rPr>
          <w:spacing w:val="-3"/>
          <w:sz w:val="20"/>
        </w:rPr>
        <w:t xml:space="preserve"> </w:t>
      </w:r>
      <w:r>
        <w:rPr>
          <w:sz w:val="20"/>
        </w:rPr>
        <w:t>M.</w:t>
      </w:r>
      <w:r>
        <w:rPr>
          <w:spacing w:val="-3"/>
          <w:sz w:val="20"/>
        </w:rPr>
        <w:t xml:space="preserve"> </w:t>
      </w:r>
      <w:r>
        <w:rPr>
          <w:sz w:val="20"/>
        </w:rPr>
        <w:t>Ransom,</w:t>
      </w:r>
      <w:r>
        <w:rPr>
          <w:spacing w:val="-3"/>
          <w:sz w:val="20"/>
        </w:rPr>
        <w:t xml:space="preserve"> </w:t>
      </w:r>
      <w:r>
        <w:rPr>
          <w:sz w:val="20"/>
        </w:rPr>
        <w:t>A.</w:t>
      </w:r>
      <w:r>
        <w:rPr>
          <w:spacing w:val="-3"/>
          <w:sz w:val="20"/>
        </w:rPr>
        <w:t xml:space="preserve"> </w:t>
      </w:r>
      <w:r>
        <w:rPr>
          <w:sz w:val="20"/>
        </w:rPr>
        <w:t>Seymour,</w:t>
      </w:r>
      <w:r>
        <w:rPr>
          <w:spacing w:val="-3"/>
          <w:sz w:val="20"/>
        </w:rPr>
        <w:t xml:space="preserve"> </w:t>
      </w:r>
      <w:r>
        <w:rPr>
          <w:sz w:val="20"/>
        </w:rPr>
        <w:t>I.</w:t>
      </w:r>
      <w:r>
        <w:rPr>
          <w:spacing w:val="-3"/>
          <w:sz w:val="20"/>
        </w:rPr>
        <w:t xml:space="preserve"> </w:t>
      </w:r>
      <w:r>
        <w:rPr>
          <w:sz w:val="20"/>
        </w:rPr>
        <w:t>H.</w:t>
      </w:r>
      <w:r>
        <w:rPr>
          <w:spacing w:val="-3"/>
          <w:sz w:val="20"/>
        </w:rPr>
        <w:t xml:space="preserve"> </w:t>
      </w:r>
      <w:r>
        <w:rPr>
          <w:sz w:val="20"/>
        </w:rPr>
        <w:t>Stairs,</w:t>
      </w:r>
      <w:r>
        <w:rPr>
          <w:spacing w:val="-3"/>
          <w:sz w:val="20"/>
        </w:rPr>
        <w:t xml:space="preserve"> </w:t>
      </w:r>
      <w:r>
        <w:rPr>
          <w:sz w:val="20"/>
        </w:rPr>
        <w:t>B.</w:t>
      </w:r>
      <w:r>
        <w:rPr>
          <w:spacing w:val="-3"/>
          <w:sz w:val="20"/>
        </w:rPr>
        <w:t xml:space="preserve"> </w:t>
      </w:r>
      <w:r>
        <w:rPr>
          <w:spacing w:val="-10"/>
          <w:sz w:val="20"/>
        </w:rPr>
        <w:t>W.</w:t>
      </w:r>
      <w:r>
        <w:rPr>
          <w:spacing w:val="-3"/>
          <w:sz w:val="20"/>
        </w:rPr>
        <w:t xml:space="preserve"> </w:t>
      </w:r>
      <w:r>
        <w:rPr>
          <w:sz w:val="20"/>
        </w:rPr>
        <w:t xml:space="preserve">Stappers, and S. </w:t>
      </w:r>
      <w:r>
        <w:rPr>
          <w:spacing w:val="-13"/>
          <w:sz w:val="20"/>
        </w:rPr>
        <w:t xml:space="preserve">P. </w:t>
      </w:r>
      <w:r>
        <w:rPr>
          <w:sz w:val="20"/>
        </w:rPr>
        <w:t>Tendulkar. The Repeating Fast Radio Burst FRB 121102: Multi-wavelength Observations and Additional Bursts. ApJ, 833:177, December</w:t>
      </w:r>
      <w:r>
        <w:rPr>
          <w:spacing w:val="2"/>
          <w:sz w:val="20"/>
        </w:rPr>
        <w:t xml:space="preserve"> </w:t>
      </w:r>
      <w:r>
        <w:rPr>
          <w:sz w:val="20"/>
        </w:rPr>
        <w:t>2016.</w:t>
      </w:r>
    </w:p>
    <w:p w14:paraId="2F3D4CBD" w14:textId="77777777" w:rsidR="00656154" w:rsidRDefault="00CE621D">
      <w:pPr>
        <w:pStyle w:val="ListParagraph"/>
        <w:numPr>
          <w:ilvl w:val="0"/>
          <w:numId w:val="1"/>
        </w:numPr>
        <w:tabs>
          <w:tab w:val="left" w:pos="552"/>
        </w:tabs>
        <w:spacing w:before="156"/>
        <w:ind w:left="551" w:right="106" w:hanging="431"/>
        <w:jc w:val="both"/>
        <w:rPr>
          <w:sz w:val="20"/>
        </w:rPr>
      </w:pPr>
      <w:r>
        <w:rPr>
          <w:spacing w:val="-13"/>
          <w:sz w:val="20"/>
        </w:rPr>
        <w:t xml:space="preserve">P. </w:t>
      </w:r>
      <w:r>
        <w:rPr>
          <w:sz w:val="20"/>
        </w:rPr>
        <w:t xml:space="preserve">Scholz, L. G. Spitler, J. </w:t>
      </w:r>
      <w:r>
        <w:rPr>
          <w:spacing w:val="-10"/>
          <w:sz w:val="20"/>
        </w:rPr>
        <w:t xml:space="preserve">W. </w:t>
      </w:r>
      <w:r>
        <w:rPr>
          <w:spacing w:val="-8"/>
          <w:sz w:val="20"/>
        </w:rPr>
        <w:t xml:space="preserve">T. </w:t>
      </w:r>
      <w:r>
        <w:rPr>
          <w:sz w:val="20"/>
        </w:rPr>
        <w:t xml:space="preserve">Hessels, S. Chatterjee, J. M. Cordes, </w:t>
      </w:r>
      <w:r>
        <w:rPr>
          <w:spacing w:val="-13"/>
          <w:sz w:val="20"/>
        </w:rPr>
        <w:t xml:space="preserve">V. </w:t>
      </w:r>
      <w:r>
        <w:rPr>
          <w:sz w:val="20"/>
        </w:rPr>
        <w:t xml:space="preserve">M. Kaspi, R. S. Wharton, C. G. Bassa, S. Bogdanov, </w:t>
      </w:r>
      <w:r>
        <w:rPr>
          <w:spacing w:val="-10"/>
          <w:sz w:val="20"/>
        </w:rPr>
        <w:t xml:space="preserve">F. </w:t>
      </w:r>
      <w:r>
        <w:rPr>
          <w:sz w:val="20"/>
        </w:rPr>
        <w:t xml:space="preserve">Camilo, </w:t>
      </w:r>
      <w:r>
        <w:rPr>
          <w:spacing w:val="-10"/>
          <w:sz w:val="20"/>
        </w:rPr>
        <w:t xml:space="preserve">F. </w:t>
      </w:r>
      <w:r>
        <w:rPr>
          <w:sz w:val="20"/>
        </w:rPr>
        <w:t>Crawford, J. Deneva, J. van Leeuwen, R. Lynch, E. C. Madsen, M. A. McLaughlin,</w:t>
      </w:r>
      <w:r>
        <w:rPr>
          <w:spacing w:val="-3"/>
          <w:sz w:val="20"/>
        </w:rPr>
        <w:t xml:space="preserve"> </w:t>
      </w:r>
      <w:r>
        <w:rPr>
          <w:sz w:val="20"/>
        </w:rPr>
        <w:t>M.</w:t>
      </w:r>
      <w:r>
        <w:rPr>
          <w:spacing w:val="-3"/>
          <w:sz w:val="20"/>
        </w:rPr>
        <w:t xml:space="preserve"> </w:t>
      </w:r>
      <w:r>
        <w:rPr>
          <w:sz w:val="20"/>
        </w:rPr>
        <w:t>Mickaliger,</w:t>
      </w:r>
      <w:r>
        <w:rPr>
          <w:spacing w:val="-3"/>
          <w:sz w:val="20"/>
        </w:rPr>
        <w:t xml:space="preserve"> </w:t>
      </w:r>
      <w:r>
        <w:rPr>
          <w:sz w:val="20"/>
        </w:rPr>
        <w:t>E.</w:t>
      </w:r>
      <w:r>
        <w:rPr>
          <w:spacing w:val="-3"/>
          <w:sz w:val="20"/>
        </w:rPr>
        <w:t xml:space="preserve"> </w:t>
      </w:r>
      <w:r>
        <w:rPr>
          <w:sz w:val="20"/>
        </w:rPr>
        <w:t>Parent,</w:t>
      </w:r>
      <w:r>
        <w:rPr>
          <w:spacing w:val="-3"/>
          <w:sz w:val="20"/>
        </w:rPr>
        <w:t xml:space="preserve"> </w:t>
      </w:r>
      <w:r>
        <w:rPr>
          <w:sz w:val="20"/>
        </w:rPr>
        <w:t>C.</w:t>
      </w:r>
      <w:r>
        <w:rPr>
          <w:spacing w:val="-3"/>
          <w:sz w:val="20"/>
        </w:rPr>
        <w:t xml:space="preserve"> </w:t>
      </w:r>
      <w:r>
        <w:rPr>
          <w:sz w:val="20"/>
        </w:rPr>
        <w:t>Patel,</w:t>
      </w:r>
      <w:r>
        <w:rPr>
          <w:spacing w:val="-3"/>
          <w:sz w:val="20"/>
        </w:rPr>
        <w:t xml:space="preserve"> </w:t>
      </w:r>
      <w:r>
        <w:rPr>
          <w:sz w:val="20"/>
        </w:rPr>
        <w:t>S.</w:t>
      </w:r>
      <w:r>
        <w:rPr>
          <w:spacing w:val="-3"/>
          <w:sz w:val="20"/>
        </w:rPr>
        <w:t xml:space="preserve"> </w:t>
      </w:r>
      <w:r>
        <w:rPr>
          <w:sz w:val="20"/>
        </w:rPr>
        <w:t>M.</w:t>
      </w:r>
      <w:r>
        <w:rPr>
          <w:spacing w:val="-3"/>
          <w:sz w:val="20"/>
        </w:rPr>
        <w:t xml:space="preserve"> </w:t>
      </w:r>
      <w:r>
        <w:rPr>
          <w:sz w:val="20"/>
        </w:rPr>
        <w:t>Ransom,</w:t>
      </w:r>
      <w:r>
        <w:rPr>
          <w:spacing w:val="-3"/>
          <w:sz w:val="20"/>
        </w:rPr>
        <w:t xml:space="preserve"> </w:t>
      </w:r>
      <w:r>
        <w:rPr>
          <w:sz w:val="20"/>
        </w:rPr>
        <w:t>A.</w:t>
      </w:r>
      <w:r>
        <w:rPr>
          <w:spacing w:val="-3"/>
          <w:sz w:val="20"/>
        </w:rPr>
        <w:t xml:space="preserve"> </w:t>
      </w:r>
      <w:r>
        <w:rPr>
          <w:sz w:val="20"/>
        </w:rPr>
        <w:t>Seymour,</w:t>
      </w:r>
      <w:r>
        <w:rPr>
          <w:spacing w:val="-3"/>
          <w:sz w:val="20"/>
        </w:rPr>
        <w:t xml:space="preserve"> </w:t>
      </w:r>
      <w:r>
        <w:rPr>
          <w:sz w:val="20"/>
        </w:rPr>
        <w:t>I.</w:t>
      </w:r>
      <w:r>
        <w:rPr>
          <w:spacing w:val="-3"/>
          <w:sz w:val="20"/>
        </w:rPr>
        <w:t xml:space="preserve"> </w:t>
      </w:r>
      <w:r>
        <w:rPr>
          <w:sz w:val="20"/>
        </w:rPr>
        <w:t>H.</w:t>
      </w:r>
      <w:r>
        <w:rPr>
          <w:spacing w:val="-3"/>
          <w:sz w:val="20"/>
        </w:rPr>
        <w:t xml:space="preserve"> </w:t>
      </w:r>
      <w:r>
        <w:rPr>
          <w:sz w:val="20"/>
        </w:rPr>
        <w:t>Stairs,</w:t>
      </w:r>
      <w:r>
        <w:rPr>
          <w:spacing w:val="-3"/>
          <w:sz w:val="20"/>
        </w:rPr>
        <w:t xml:space="preserve"> </w:t>
      </w:r>
      <w:r>
        <w:rPr>
          <w:sz w:val="20"/>
        </w:rPr>
        <w:t>B.</w:t>
      </w:r>
      <w:r>
        <w:rPr>
          <w:spacing w:val="-3"/>
          <w:sz w:val="20"/>
        </w:rPr>
        <w:t xml:space="preserve"> </w:t>
      </w:r>
      <w:r>
        <w:rPr>
          <w:spacing w:val="-10"/>
          <w:sz w:val="20"/>
        </w:rPr>
        <w:t>W.</w:t>
      </w:r>
      <w:r>
        <w:rPr>
          <w:spacing w:val="-3"/>
          <w:sz w:val="20"/>
        </w:rPr>
        <w:t xml:space="preserve"> </w:t>
      </w:r>
      <w:r>
        <w:rPr>
          <w:sz w:val="20"/>
        </w:rPr>
        <w:t xml:space="preserve">Stappers, and S. </w:t>
      </w:r>
      <w:r>
        <w:rPr>
          <w:spacing w:val="-13"/>
          <w:sz w:val="20"/>
        </w:rPr>
        <w:t xml:space="preserve">P. </w:t>
      </w:r>
      <w:r>
        <w:rPr>
          <w:sz w:val="20"/>
        </w:rPr>
        <w:t>Tendulkar. The Repeating Fast Radio Burst FRB 121102: Multi-wavelength Observations and Additional Bursts. ApJ, 833:177, December</w:t>
      </w:r>
      <w:r>
        <w:rPr>
          <w:spacing w:val="2"/>
          <w:sz w:val="20"/>
        </w:rPr>
        <w:t xml:space="preserve"> </w:t>
      </w:r>
      <w:r>
        <w:rPr>
          <w:sz w:val="20"/>
        </w:rPr>
        <w:t>2016.</w:t>
      </w:r>
    </w:p>
    <w:p w14:paraId="5DB5B83D" w14:textId="77777777" w:rsidR="00656154" w:rsidRDefault="00CE621D">
      <w:pPr>
        <w:pStyle w:val="ListParagraph"/>
        <w:numPr>
          <w:ilvl w:val="0"/>
          <w:numId w:val="1"/>
        </w:numPr>
        <w:tabs>
          <w:tab w:val="left" w:pos="552"/>
        </w:tabs>
        <w:spacing w:before="156"/>
        <w:ind w:left="551" w:right="106" w:hanging="431"/>
        <w:jc w:val="both"/>
        <w:rPr>
          <w:sz w:val="20"/>
        </w:rPr>
      </w:pPr>
      <w:r>
        <w:rPr>
          <w:sz w:val="20"/>
        </w:rPr>
        <w:t xml:space="preserve">R. M. Shannon, </w:t>
      </w:r>
      <w:r>
        <w:rPr>
          <w:spacing w:val="-6"/>
          <w:sz w:val="20"/>
        </w:rPr>
        <w:t xml:space="preserve">J.-P. </w:t>
      </w:r>
      <w:r>
        <w:rPr>
          <w:sz w:val="20"/>
        </w:rPr>
        <w:t xml:space="preserve">Macquart, K. </w:t>
      </w:r>
      <w:r>
        <w:rPr>
          <w:spacing w:val="-10"/>
          <w:sz w:val="20"/>
        </w:rPr>
        <w:t xml:space="preserve">W. </w:t>
      </w:r>
      <w:r>
        <w:rPr>
          <w:sz w:val="20"/>
        </w:rPr>
        <w:t xml:space="preserve">Bannister, R. D. Ekers, C. </w:t>
      </w:r>
      <w:r>
        <w:rPr>
          <w:spacing w:val="-10"/>
          <w:sz w:val="20"/>
        </w:rPr>
        <w:t xml:space="preserve">W. </w:t>
      </w:r>
      <w:r>
        <w:rPr>
          <w:sz w:val="20"/>
        </w:rPr>
        <w:t>James, S. Oslowski, H. Qiu, M. Sam- mons,</w:t>
      </w:r>
      <w:r>
        <w:rPr>
          <w:spacing w:val="-4"/>
          <w:sz w:val="20"/>
        </w:rPr>
        <w:t xml:space="preserve"> </w:t>
      </w:r>
      <w:r>
        <w:rPr>
          <w:sz w:val="20"/>
        </w:rPr>
        <w:t>A.</w:t>
      </w:r>
      <w:r>
        <w:rPr>
          <w:spacing w:val="-4"/>
          <w:sz w:val="20"/>
        </w:rPr>
        <w:t xml:space="preserve"> </w:t>
      </w:r>
      <w:r>
        <w:rPr>
          <w:spacing w:val="-10"/>
          <w:sz w:val="20"/>
        </w:rPr>
        <w:t>W.</w:t>
      </w:r>
      <w:r>
        <w:rPr>
          <w:spacing w:val="-4"/>
          <w:sz w:val="20"/>
        </w:rPr>
        <w:t xml:space="preserve"> </w:t>
      </w:r>
      <w:r>
        <w:rPr>
          <w:sz w:val="20"/>
        </w:rPr>
        <w:t>Hotan,</w:t>
      </w:r>
      <w:r>
        <w:rPr>
          <w:spacing w:val="-4"/>
          <w:sz w:val="20"/>
        </w:rPr>
        <w:t xml:space="preserve"> </w:t>
      </w:r>
      <w:r>
        <w:rPr>
          <w:sz w:val="20"/>
        </w:rPr>
        <w:t>M.</w:t>
      </w:r>
      <w:r>
        <w:rPr>
          <w:spacing w:val="-4"/>
          <w:sz w:val="20"/>
        </w:rPr>
        <w:t xml:space="preserve"> </w:t>
      </w:r>
      <w:r>
        <w:rPr>
          <w:sz w:val="20"/>
        </w:rPr>
        <w:t>A.</w:t>
      </w:r>
      <w:r>
        <w:rPr>
          <w:spacing w:val="-4"/>
          <w:sz w:val="20"/>
        </w:rPr>
        <w:t xml:space="preserve"> </w:t>
      </w:r>
      <w:r>
        <w:rPr>
          <w:spacing w:val="-3"/>
          <w:sz w:val="20"/>
        </w:rPr>
        <w:t>Voronkov,</w:t>
      </w:r>
      <w:r>
        <w:rPr>
          <w:spacing w:val="-4"/>
          <w:sz w:val="20"/>
        </w:rPr>
        <w:t xml:space="preserve"> </w:t>
      </w:r>
      <w:r>
        <w:rPr>
          <w:sz w:val="20"/>
        </w:rPr>
        <w:t>R.</w:t>
      </w:r>
      <w:r>
        <w:rPr>
          <w:spacing w:val="-4"/>
          <w:sz w:val="20"/>
        </w:rPr>
        <w:t xml:space="preserve"> </w:t>
      </w:r>
      <w:r>
        <w:rPr>
          <w:sz w:val="20"/>
        </w:rPr>
        <w:t>J.</w:t>
      </w:r>
      <w:r>
        <w:rPr>
          <w:spacing w:val="-4"/>
          <w:sz w:val="20"/>
        </w:rPr>
        <w:t xml:space="preserve"> </w:t>
      </w:r>
      <w:r>
        <w:rPr>
          <w:sz w:val="20"/>
        </w:rPr>
        <w:t>Beresford,</w:t>
      </w:r>
      <w:r>
        <w:rPr>
          <w:spacing w:val="-4"/>
          <w:sz w:val="20"/>
        </w:rPr>
        <w:t xml:space="preserve"> </w:t>
      </w:r>
      <w:r>
        <w:rPr>
          <w:sz w:val="20"/>
        </w:rPr>
        <w:t>M.</w:t>
      </w:r>
      <w:r>
        <w:rPr>
          <w:spacing w:val="-4"/>
          <w:sz w:val="20"/>
        </w:rPr>
        <w:t xml:space="preserve"> </w:t>
      </w:r>
      <w:r>
        <w:rPr>
          <w:sz w:val="20"/>
        </w:rPr>
        <w:t>Brothers,</w:t>
      </w:r>
      <w:r>
        <w:rPr>
          <w:spacing w:val="-4"/>
          <w:sz w:val="20"/>
        </w:rPr>
        <w:t xml:space="preserve"> </w:t>
      </w:r>
      <w:r>
        <w:rPr>
          <w:sz w:val="20"/>
        </w:rPr>
        <w:t>A.</w:t>
      </w:r>
      <w:r>
        <w:rPr>
          <w:spacing w:val="-4"/>
          <w:sz w:val="20"/>
        </w:rPr>
        <w:t xml:space="preserve"> </w:t>
      </w:r>
      <w:r>
        <w:rPr>
          <w:sz w:val="20"/>
        </w:rPr>
        <w:t>J.</w:t>
      </w:r>
      <w:r>
        <w:rPr>
          <w:spacing w:val="-4"/>
          <w:sz w:val="20"/>
        </w:rPr>
        <w:t xml:space="preserve"> </w:t>
      </w:r>
      <w:r>
        <w:rPr>
          <w:sz w:val="20"/>
        </w:rPr>
        <w:t>Brown,</w:t>
      </w:r>
      <w:r>
        <w:rPr>
          <w:spacing w:val="-4"/>
          <w:sz w:val="20"/>
        </w:rPr>
        <w:t xml:space="preserve"> </w:t>
      </w:r>
      <w:r>
        <w:rPr>
          <w:sz w:val="20"/>
        </w:rPr>
        <w:t>J.</w:t>
      </w:r>
      <w:r>
        <w:rPr>
          <w:spacing w:val="-4"/>
          <w:sz w:val="20"/>
        </w:rPr>
        <w:t xml:space="preserve"> </w:t>
      </w:r>
      <w:r>
        <w:rPr>
          <w:sz w:val="20"/>
        </w:rPr>
        <w:t>D.</w:t>
      </w:r>
      <w:r>
        <w:rPr>
          <w:spacing w:val="-4"/>
          <w:sz w:val="20"/>
        </w:rPr>
        <w:t xml:space="preserve"> </w:t>
      </w:r>
      <w:r>
        <w:rPr>
          <w:sz w:val="20"/>
        </w:rPr>
        <w:t>Bunton,</w:t>
      </w:r>
      <w:r>
        <w:rPr>
          <w:spacing w:val="-4"/>
          <w:sz w:val="20"/>
        </w:rPr>
        <w:t xml:space="preserve"> </w:t>
      </w:r>
      <w:r>
        <w:rPr>
          <w:sz w:val="20"/>
        </w:rPr>
        <w:t>A.</w:t>
      </w:r>
      <w:r>
        <w:rPr>
          <w:spacing w:val="-4"/>
          <w:sz w:val="20"/>
        </w:rPr>
        <w:t xml:space="preserve"> </w:t>
      </w:r>
      <w:r>
        <w:rPr>
          <w:spacing w:val="-13"/>
          <w:sz w:val="20"/>
        </w:rPr>
        <w:t>P.</w:t>
      </w:r>
      <w:r>
        <w:rPr>
          <w:spacing w:val="-4"/>
          <w:sz w:val="20"/>
        </w:rPr>
        <w:t xml:space="preserve"> </w:t>
      </w:r>
      <w:r>
        <w:rPr>
          <w:sz w:val="20"/>
        </w:rPr>
        <w:t>Chip- pendale,</w:t>
      </w:r>
      <w:r>
        <w:rPr>
          <w:spacing w:val="-10"/>
          <w:sz w:val="20"/>
        </w:rPr>
        <w:t xml:space="preserve"> </w:t>
      </w:r>
      <w:r>
        <w:rPr>
          <w:sz w:val="20"/>
        </w:rPr>
        <w:t>C.</w:t>
      </w:r>
      <w:r>
        <w:rPr>
          <w:spacing w:val="-12"/>
          <w:sz w:val="20"/>
        </w:rPr>
        <w:t xml:space="preserve"> </w:t>
      </w:r>
      <w:r>
        <w:rPr>
          <w:sz w:val="20"/>
        </w:rPr>
        <w:t>Haskins,</w:t>
      </w:r>
      <w:r>
        <w:rPr>
          <w:spacing w:val="-10"/>
          <w:sz w:val="20"/>
        </w:rPr>
        <w:t xml:space="preserve"> </w:t>
      </w:r>
      <w:r>
        <w:rPr>
          <w:sz w:val="20"/>
        </w:rPr>
        <w:t>M.</w:t>
      </w:r>
      <w:r>
        <w:rPr>
          <w:spacing w:val="-12"/>
          <w:sz w:val="20"/>
        </w:rPr>
        <w:t xml:space="preserve"> </w:t>
      </w:r>
      <w:r>
        <w:rPr>
          <w:sz w:val="20"/>
        </w:rPr>
        <w:t>Leach,</w:t>
      </w:r>
      <w:r>
        <w:rPr>
          <w:spacing w:val="-10"/>
          <w:sz w:val="20"/>
        </w:rPr>
        <w:t xml:space="preserve"> </w:t>
      </w:r>
      <w:r>
        <w:rPr>
          <w:sz w:val="20"/>
        </w:rPr>
        <w:t>M.</w:t>
      </w:r>
      <w:r>
        <w:rPr>
          <w:spacing w:val="-12"/>
          <w:sz w:val="20"/>
        </w:rPr>
        <w:t xml:space="preserve"> </w:t>
      </w:r>
      <w:r>
        <w:rPr>
          <w:sz w:val="20"/>
        </w:rPr>
        <w:t>Marquarding,</w:t>
      </w:r>
      <w:r>
        <w:rPr>
          <w:spacing w:val="-10"/>
          <w:sz w:val="20"/>
        </w:rPr>
        <w:t xml:space="preserve"> </w:t>
      </w:r>
      <w:r>
        <w:rPr>
          <w:sz w:val="20"/>
        </w:rPr>
        <w:t>D.</w:t>
      </w:r>
      <w:r>
        <w:rPr>
          <w:spacing w:val="-12"/>
          <w:sz w:val="20"/>
        </w:rPr>
        <w:t xml:space="preserve"> </w:t>
      </w:r>
      <w:r>
        <w:rPr>
          <w:sz w:val="20"/>
        </w:rPr>
        <w:t>McConnell,</w:t>
      </w:r>
      <w:r>
        <w:rPr>
          <w:spacing w:val="-10"/>
          <w:sz w:val="20"/>
        </w:rPr>
        <w:t xml:space="preserve"> </w:t>
      </w:r>
      <w:r>
        <w:rPr>
          <w:sz w:val="20"/>
        </w:rPr>
        <w:t>M.</w:t>
      </w:r>
      <w:r>
        <w:rPr>
          <w:spacing w:val="-12"/>
          <w:sz w:val="20"/>
        </w:rPr>
        <w:t xml:space="preserve"> </w:t>
      </w:r>
      <w:r>
        <w:rPr>
          <w:sz w:val="20"/>
        </w:rPr>
        <w:t>A.</w:t>
      </w:r>
      <w:r>
        <w:rPr>
          <w:spacing w:val="-12"/>
          <w:sz w:val="20"/>
        </w:rPr>
        <w:t xml:space="preserve"> </w:t>
      </w:r>
      <w:r>
        <w:rPr>
          <w:sz w:val="20"/>
        </w:rPr>
        <w:t>Pilawa,</w:t>
      </w:r>
      <w:r>
        <w:rPr>
          <w:spacing w:val="-10"/>
          <w:sz w:val="20"/>
        </w:rPr>
        <w:t xml:space="preserve"> </w:t>
      </w:r>
      <w:r>
        <w:rPr>
          <w:sz w:val="20"/>
        </w:rPr>
        <w:t>E.</w:t>
      </w:r>
      <w:r>
        <w:rPr>
          <w:spacing w:val="-12"/>
          <w:sz w:val="20"/>
        </w:rPr>
        <w:t xml:space="preserve"> </w:t>
      </w:r>
      <w:r>
        <w:rPr>
          <w:sz w:val="20"/>
        </w:rPr>
        <w:t>M.</w:t>
      </w:r>
      <w:r>
        <w:rPr>
          <w:spacing w:val="-12"/>
          <w:sz w:val="20"/>
        </w:rPr>
        <w:t xml:space="preserve"> </w:t>
      </w:r>
      <w:r>
        <w:rPr>
          <w:sz w:val="20"/>
        </w:rPr>
        <w:t>Sadler,</w:t>
      </w:r>
      <w:r>
        <w:rPr>
          <w:spacing w:val="-10"/>
          <w:sz w:val="20"/>
        </w:rPr>
        <w:t xml:space="preserve"> </w:t>
      </w:r>
      <w:r>
        <w:rPr>
          <w:sz w:val="20"/>
        </w:rPr>
        <w:t>E.</w:t>
      </w:r>
      <w:r>
        <w:rPr>
          <w:spacing w:val="-12"/>
          <w:sz w:val="20"/>
        </w:rPr>
        <w:t xml:space="preserve"> </w:t>
      </w:r>
      <w:r>
        <w:rPr>
          <w:sz w:val="20"/>
        </w:rPr>
        <w:t>R.</w:t>
      </w:r>
      <w:r>
        <w:rPr>
          <w:spacing w:val="-12"/>
          <w:sz w:val="20"/>
        </w:rPr>
        <w:t xml:space="preserve"> </w:t>
      </w:r>
      <w:r>
        <w:rPr>
          <w:spacing w:val="-4"/>
          <w:sz w:val="20"/>
        </w:rPr>
        <w:t>Troup,</w:t>
      </w:r>
    </w:p>
    <w:p w14:paraId="1F69E43D" w14:textId="77777777" w:rsidR="00656154" w:rsidRDefault="00CE621D">
      <w:pPr>
        <w:pStyle w:val="BodyText"/>
        <w:spacing w:line="243" w:lineRule="exact"/>
        <w:ind w:left="551"/>
      </w:pPr>
      <w:r>
        <w:t xml:space="preserve">J. </w:t>
      </w:r>
      <w:r>
        <w:rPr>
          <w:spacing w:val="-3"/>
        </w:rPr>
        <w:t xml:space="preserve">Tuthill, </w:t>
      </w:r>
      <w:r>
        <w:t xml:space="preserve">M. </w:t>
      </w:r>
      <w:r>
        <w:rPr>
          <w:spacing w:val="-8"/>
        </w:rPr>
        <w:t xml:space="preserve">T. </w:t>
      </w:r>
      <w:r>
        <w:t>Whiting, J. R. Allison, C. S. Anderson, M. E. Bell, J. D. Collier, G. Gurkan, G. Heald, and</w:t>
      </w:r>
    </w:p>
    <w:p w14:paraId="3C65B71A" w14:textId="77777777" w:rsidR="00656154" w:rsidRDefault="00CE621D">
      <w:pPr>
        <w:pStyle w:val="BodyText"/>
        <w:spacing w:before="3" w:line="230" w:lineRule="auto"/>
        <w:ind w:left="551" w:right="106"/>
      </w:pPr>
      <w:r>
        <w:t xml:space="preserve">C. J. </w:t>
      </w:r>
      <w:r>
        <w:rPr>
          <w:spacing w:val="-3"/>
        </w:rPr>
        <w:t xml:space="preserve">Riseley. </w:t>
      </w:r>
      <w:r>
        <w:t xml:space="preserve">The dispersion-brightness relation for fast radio bursts from a wide-field </w:t>
      </w:r>
      <w:r>
        <w:rPr>
          <w:spacing w:val="-4"/>
        </w:rPr>
        <w:t xml:space="preserve">survey. </w:t>
      </w:r>
      <w:r>
        <w:t>Nature, 562:386–390, October 2018.</w:t>
      </w:r>
    </w:p>
    <w:p w14:paraId="252E2A1A" w14:textId="77777777" w:rsidR="00656154" w:rsidRDefault="00CE621D">
      <w:pPr>
        <w:pStyle w:val="ListParagraph"/>
        <w:numPr>
          <w:ilvl w:val="0"/>
          <w:numId w:val="1"/>
        </w:numPr>
        <w:tabs>
          <w:tab w:val="left" w:pos="552"/>
        </w:tabs>
        <w:spacing w:before="150" w:line="244" w:lineRule="exact"/>
        <w:ind w:left="551" w:hanging="431"/>
        <w:jc w:val="left"/>
        <w:rPr>
          <w:sz w:val="20"/>
        </w:rPr>
      </w:pPr>
      <w:r>
        <w:rPr>
          <w:sz w:val="20"/>
        </w:rPr>
        <w:t>L.</w:t>
      </w:r>
      <w:r>
        <w:rPr>
          <w:spacing w:val="-8"/>
          <w:sz w:val="20"/>
        </w:rPr>
        <w:t xml:space="preserve"> </w:t>
      </w:r>
      <w:r>
        <w:rPr>
          <w:sz w:val="20"/>
        </w:rPr>
        <w:t>G.</w:t>
      </w:r>
      <w:r>
        <w:rPr>
          <w:spacing w:val="-8"/>
          <w:sz w:val="20"/>
        </w:rPr>
        <w:t xml:space="preserve"> </w:t>
      </w:r>
      <w:r>
        <w:rPr>
          <w:sz w:val="20"/>
        </w:rPr>
        <w:t>Spitler,</w:t>
      </w:r>
      <w:r>
        <w:rPr>
          <w:spacing w:val="-7"/>
          <w:sz w:val="20"/>
        </w:rPr>
        <w:t xml:space="preserve"> </w:t>
      </w:r>
      <w:r>
        <w:rPr>
          <w:sz w:val="20"/>
        </w:rPr>
        <w:t>J.</w:t>
      </w:r>
      <w:r>
        <w:rPr>
          <w:spacing w:val="-8"/>
          <w:sz w:val="20"/>
        </w:rPr>
        <w:t xml:space="preserve"> </w:t>
      </w:r>
      <w:r>
        <w:rPr>
          <w:sz w:val="20"/>
        </w:rPr>
        <w:t>M.</w:t>
      </w:r>
      <w:r>
        <w:rPr>
          <w:spacing w:val="-8"/>
          <w:sz w:val="20"/>
        </w:rPr>
        <w:t xml:space="preserve"> </w:t>
      </w:r>
      <w:r>
        <w:rPr>
          <w:sz w:val="20"/>
        </w:rPr>
        <w:t>Cordes,</w:t>
      </w:r>
      <w:r>
        <w:rPr>
          <w:spacing w:val="-7"/>
          <w:sz w:val="20"/>
        </w:rPr>
        <w:t xml:space="preserve"> </w:t>
      </w:r>
      <w:r>
        <w:rPr>
          <w:sz w:val="20"/>
        </w:rPr>
        <w:t>J.</w:t>
      </w:r>
      <w:r>
        <w:rPr>
          <w:spacing w:val="-8"/>
          <w:sz w:val="20"/>
        </w:rPr>
        <w:t xml:space="preserve"> </w:t>
      </w:r>
      <w:r>
        <w:rPr>
          <w:spacing w:val="-10"/>
          <w:sz w:val="20"/>
        </w:rPr>
        <w:t>W.</w:t>
      </w:r>
      <w:r>
        <w:rPr>
          <w:spacing w:val="-8"/>
          <w:sz w:val="20"/>
        </w:rPr>
        <w:t xml:space="preserve"> T. </w:t>
      </w:r>
      <w:r>
        <w:rPr>
          <w:sz w:val="20"/>
        </w:rPr>
        <w:t>Hessels,</w:t>
      </w:r>
      <w:r>
        <w:rPr>
          <w:spacing w:val="-7"/>
          <w:sz w:val="20"/>
        </w:rPr>
        <w:t xml:space="preserve"> </w:t>
      </w:r>
      <w:r>
        <w:rPr>
          <w:sz w:val="20"/>
        </w:rPr>
        <w:t>D.</w:t>
      </w:r>
      <w:r>
        <w:rPr>
          <w:spacing w:val="-8"/>
          <w:sz w:val="20"/>
        </w:rPr>
        <w:t xml:space="preserve"> </w:t>
      </w:r>
      <w:r>
        <w:rPr>
          <w:sz w:val="20"/>
        </w:rPr>
        <w:t>R.</w:t>
      </w:r>
      <w:r>
        <w:rPr>
          <w:spacing w:val="-8"/>
          <w:sz w:val="20"/>
        </w:rPr>
        <w:t xml:space="preserve"> </w:t>
      </w:r>
      <w:r>
        <w:rPr>
          <w:sz w:val="20"/>
        </w:rPr>
        <w:t>Lorimer,</w:t>
      </w:r>
      <w:r>
        <w:rPr>
          <w:spacing w:val="-7"/>
          <w:sz w:val="20"/>
        </w:rPr>
        <w:t xml:space="preserve"> </w:t>
      </w:r>
      <w:r>
        <w:rPr>
          <w:sz w:val="20"/>
        </w:rPr>
        <w:t>M.</w:t>
      </w:r>
      <w:r>
        <w:rPr>
          <w:spacing w:val="-8"/>
          <w:sz w:val="20"/>
        </w:rPr>
        <w:t xml:space="preserve"> </w:t>
      </w:r>
      <w:r>
        <w:rPr>
          <w:sz w:val="20"/>
        </w:rPr>
        <w:t>A.</w:t>
      </w:r>
      <w:r>
        <w:rPr>
          <w:spacing w:val="-8"/>
          <w:sz w:val="20"/>
        </w:rPr>
        <w:t xml:space="preserve"> </w:t>
      </w:r>
      <w:r>
        <w:rPr>
          <w:sz w:val="20"/>
        </w:rPr>
        <w:t>McLaughlin,</w:t>
      </w:r>
      <w:r>
        <w:rPr>
          <w:spacing w:val="-7"/>
          <w:sz w:val="20"/>
        </w:rPr>
        <w:t xml:space="preserve"> </w:t>
      </w:r>
      <w:r>
        <w:rPr>
          <w:sz w:val="20"/>
        </w:rPr>
        <w:t>S.</w:t>
      </w:r>
      <w:r>
        <w:rPr>
          <w:spacing w:val="-8"/>
          <w:sz w:val="20"/>
        </w:rPr>
        <w:t xml:space="preserve"> </w:t>
      </w:r>
      <w:r>
        <w:rPr>
          <w:sz w:val="20"/>
        </w:rPr>
        <w:t>Chatterjee,</w:t>
      </w:r>
      <w:r>
        <w:rPr>
          <w:spacing w:val="-7"/>
          <w:sz w:val="20"/>
        </w:rPr>
        <w:t xml:space="preserve"> </w:t>
      </w:r>
      <w:r>
        <w:rPr>
          <w:spacing w:val="-10"/>
          <w:sz w:val="20"/>
        </w:rPr>
        <w:t>F.</w:t>
      </w:r>
      <w:r>
        <w:rPr>
          <w:spacing w:val="-8"/>
          <w:sz w:val="20"/>
        </w:rPr>
        <w:t xml:space="preserve"> </w:t>
      </w:r>
      <w:r>
        <w:rPr>
          <w:sz w:val="20"/>
        </w:rPr>
        <w:t>Crawford,</w:t>
      </w:r>
    </w:p>
    <w:p w14:paraId="7711F01F" w14:textId="77777777" w:rsidR="00656154" w:rsidRDefault="00CE621D">
      <w:pPr>
        <w:pStyle w:val="BodyText"/>
        <w:spacing w:before="3" w:line="230" w:lineRule="auto"/>
        <w:ind w:left="551" w:right="106"/>
      </w:pPr>
      <w:r>
        <w:t>J.</w:t>
      </w:r>
      <w:r>
        <w:rPr>
          <w:spacing w:val="-13"/>
        </w:rPr>
        <w:t xml:space="preserve"> </w:t>
      </w:r>
      <w:r>
        <w:t>S.</w:t>
      </w:r>
      <w:r>
        <w:rPr>
          <w:spacing w:val="-13"/>
        </w:rPr>
        <w:t xml:space="preserve"> </w:t>
      </w:r>
      <w:r>
        <w:t>Deneva,</w:t>
      </w:r>
      <w:r>
        <w:rPr>
          <w:spacing w:val="-11"/>
        </w:rPr>
        <w:t xml:space="preserve"> </w:t>
      </w:r>
      <w:r>
        <w:rPr>
          <w:spacing w:val="-13"/>
        </w:rPr>
        <w:t xml:space="preserve">V. </w:t>
      </w:r>
      <w:r>
        <w:t>M.</w:t>
      </w:r>
      <w:r>
        <w:rPr>
          <w:spacing w:val="-13"/>
        </w:rPr>
        <w:t xml:space="preserve"> </w:t>
      </w:r>
      <w:r>
        <w:t>Kaspi,</w:t>
      </w:r>
      <w:r>
        <w:rPr>
          <w:spacing w:val="-11"/>
        </w:rPr>
        <w:t xml:space="preserve"> </w:t>
      </w:r>
      <w:r>
        <w:t>R.</w:t>
      </w:r>
      <w:r>
        <w:rPr>
          <w:spacing w:val="-13"/>
        </w:rPr>
        <w:t xml:space="preserve"> </w:t>
      </w:r>
      <w:r>
        <w:t>S.</w:t>
      </w:r>
      <w:r>
        <w:rPr>
          <w:spacing w:val="-13"/>
        </w:rPr>
        <w:t xml:space="preserve"> </w:t>
      </w:r>
      <w:r>
        <w:t>Wharton,</w:t>
      </w:r>
      <w:r>
        <w:rPr>
          <w:spacing w:val="-11"/>
        </w:rPr>
        <w:t xml:space="preserve"> </w:t>
      </w:r>
      <w:r>
        <w:t>B.</w:t>
      </w:r>
      <w:r>
        <w:rPr>
          <w:spacing w:val="-13"/>
        </w:rPr>
        <w:t xml:space="preserve"> </w:t>
      </w:r>
      <w:r>
        <w:t>Allen,</w:t>
      </w:r>
      <w:r>
        <w:rPr>
          <w:spacing w:val="-11"/>
        </w:rPr>
        <w:t xml:space="preserve"> </w:t>
      </w:r>
      <w:r>
        <w:t>S.</w:t>
      </w:r>
      <w:r>
        <w:rPr>
          <w:spacing w:val="-13"/>
        </w:rPr>
        <w:t xml:space="preserve"> </w:t>
      </w:r>
      <w:r>
        <w:t>Bogdanov,</w:t>
      </w:r>
      <w:r>
        <w:rPr>
          <w:spacing w:val="-11"/>
        </w:rPr>
        <w:t xml:space="preserve"> </w:t>
      </w:r>
      <w:r>
        <w:t>A.</w:t>
      </w:r>
      <w:r>
        <w:rPr>
          <w:spacing w:val="-13"/>
        </w:rPr>
        <w:t xml:space="preserve"> </w:t>
      </w:r>
      <w:r>
        <w:t>Brazier,</w:t>
      </w:r>
      <w:r>
        <w:rPr>
          <w:spacing w:val="-11"/>
        </w:rPr>
        <w:t xml:space="preserve"> </w:t>
      </w:r>
      <w:r>
        <w:rPr>
          <w:spacing w:val="-10"/>
        </w:rPr>
        <w:t>F.</w:t>
      </w:r>
      <w:r>
        <w:rPr>
          <w:spacing w:val="-13"/>
        </w:rPr>
        <w:t xml:space="preserve"> </w:t>
      </w:r>
      <w:r>
        <w:t>Camilo,</w:t>
      </w:r>
      <w:r>
        <w:rPr>
          <w:spacing w:val="-11"/>
        </w:rPr>
        <w:t xml:space="preserve"> </w:t>
      </w:r>
      <w:r>
        <w:rPr>
          <w:spacing w:val="-13"/>
        </w:rPr>
        <w:t xml:space="preserve">P. </w:t>
      </w:r>
      <w:r>
        <w:t>C.</w:t>
      </w:r>
      <w:r>
        <w:rPr>
          <w:spacing w:val="-13"/>
        </w:rPr>
        <w:t xml:space="preserve"> </w:t>
      </w:r>
      <w:r>
        <w:t>C.</w:t>
      </w:r>
      <w:r>
        <w:rPr>
          <w:spacing w:val="-13"/>
        </w:rPr>
        <w:t xml:space="preserve"> </w:t>
      </w:r>
      <w:r>
        <w:t>Freire,</w:t>
      </w:r>
      <w:r>
        <w:rPr>
          <w:spacing w:val="-11"/>
        </w:rPr>
        <w:t xml:space="preserve"> </w:t>
      </w:r>
      <w:r>
        <w:rPr>
          <w:spacing w:val="-10"/>
        </w:rPr>
        <w:t>F.</w:t>
      </w:r>
      <w:r>
        <w:rPr>
          <w:spacing w:val="-13"/>
        </w:rPr>
        <w:t xml:space="preserve"> </w:t>
      </w:r>
      <w:r>
        <w:t xml:space="preserve">A. Jenet, C. Karako-Argaman, B. Knispel, </w:t>
      </w:r>
      <w:r>
        <w:rPr>
          <w:spacing w:val="-13"/>
        </w:rPr>
        <w:t xml:space="preserve">P. </w:t>
      </w:r>
      <w:r>
        <w:t xml:space="preserve">Lazarus, K. J. Lee, J. van Leeuwen, R. Lynch, S. M.  </w:t>
      </w:r>
      <w:r>
        <w:rPr>
          <w:spacing w:val="16"/>
        </w:rPr>
        <w:t xml:space="preserve"> </w:t>
      </w:r>
      <w:r>
        <w:t>Ransom,</w:t>
      </w:r>
    </w:p>
    <w:p w14:paraId="0635DCD0" w14:textId="77777777" w:rsidR="00656154" w:rsidRDefault="00CE621D">
      <w:pPr>
        <w:pStyle w:val="BodyText"/>
        <w:spacing w:line="230" w:lineRule="auto"/>
        <w:ind w:left="551" w:right="106"/>
      </w:pPr>
      <w:r>
        <w:rPr>
          <w:spacing w:val="-13"/>
        </w:rPr>
        <w:t xml:space="preserve">P. </w:t>
      </w:r>
      <w:r>
        <w:t xml:space="preserve">Scholz, X. Siemens, I. H. Stairs, K. Stovall, J. K. Swiggum, A. Venkataraman, </w:t>
      </w:r>
      <w:r>
        <w:rPr>
          <w:spacing w:val="-10"/>
        </w:rPr>
        <w:t xml:space="preserve">W. W. </w:t>
      </w:r>
      <w:r>
        <w:t xml:space="preserve">Zhu, C. Aulbert, and H. Fehrmann. Fast Radio Burst Discovered in the Arecibo Pulsar </w:t>
      </w:r>
      <w:r>
        <w:rPr>
          <w:spacing w:val="-4"/>
        </w:rPr>
        <w:t xml:space="preserve">ALFA </w:t>
      </w:r>
      <w:r>
        <w:t>Survey. ApJ, 790:101, August 2014.</w:t>
      </w:r>
    </w:p>
    <w:p w14:paraId="5B64BB4D" w14:textId="77777777" w:rsidR="00656154" w:rsidRDefault="00CE621D">
      <w:pPr>
        <w:pStyle w:val="ListParagraph"/>
        <w:numPr>
          <w:ilvl w:val="0"/>
          <w:numId w:val="1"/>
        </w:numPr>
        <w:tabs>
          <w:tab w:val="left" w:pos="552"/>
        </w:tabs>
        <w:spacing w:before="149" w:line="244" w:lineRule="exact"/>
        <w:ind w:left="551" w:hanging="431"/>
        <w:jc w:val="left"/>
        <w:rPr>
          <w:sz w:val="20"/>
        </w:rPr>
      </w:pPr>
      <w:r>
        <w:rPr>
          <w:sz w:val="20"/>
        </w:rPr>
        <w:t xml:space="preserve">L. G. Spitler, </w:t>
      </w:r>
      <w:r>
        <w:rPr>
          <w:spacing w:val="-13"/>
          <w:sz w:val="20"/>
        </w:rPr>
        <w:t xml:space="preserve">P. </w:t>
      </w:r>
      <w:r>
        <w:rPr>
          <w:sz w:val="20"/>
        </w:rPr>
        <w:t xml:space="preserve">Scholz, J. </w:t>
      </w:r>
      <w:r>
        <w:rPr>
          <w:spacing w:val="-10"/>
          <w:sz w:val="20"/>
        </w:rPr>
        <w:t xml:space="preserve">W. </w:t>
      </w:r>
      <w:r>
        <w:rPr>
          <w:spacing w:val="-8"/>
          <w:sz w:val="20"/>
        </w:rPr>
        <w:t xml:space="preserve">T. </w:t>
      </w:r>
      <w:r>
        <w:rPr>
          <w:sz w:val="20"/>
        </w:rPr>
        <w:t xml:space="preserve">Hessels, S. Bogdanov, A. Brazier, </w:t>
      </w:r>
      <w:r>
        <w:rPr>
          <w:spacing w:val="-10"/>
          <w:sz w:val="20"/>
        </w:rPr>
        <w:t xml:space="preserve">F. </w:t>
      </w:r>
      <w:r>
        <w:rPr>
          <w:sz w:val="20"/>
        </w:rPr>
        <w:t xml:space="preserve">Camilo, S. Chatterjee, J. M. </w:t>
      </w:r>
      <w:r>
        <w:rPr>
          <w:spacing w:val="22"/>
          <w:sz w:val="20"/>
        </w:rPr>
        <w:t xml:space="preserve"> </w:t>
      </w:r>
      <w:r>
        <w:rPr>
          <w:sz w:val="20"/>
        </w:rPr>
        <w:t>Cordes,</w:t>
      </w:r>
    </w:p>
    <w:p w14:paraId="42726B77" w14:textId="77777777" w:rsidR="00656154" w:rsidRDefault="00CE621D">
      <w:pPr>
        <w:pStyle w:val="BodyText"/>
        <w:spacing w:line="239" w:lineRule="exact"/>
        <w:ind w:left="551"/>
      </w:pPr>
      <w:r>
        <w:rPr>
          <w:spacing w:val="-10"/>
        </w:rPr>
        <w:t xml:space="preserve">F. </w:t>
      </w:r>
      <w:r>
        <w:t xml:space="preserve">Crawford, J. Deneva, R. D. Ferdman, </w:t>
      </w:r>
      <w:r>
        <w:rPr>
          <w:spacing w:val="-13"/>
        </w:rPr>
        <w:t xml:space="preserve">P. </w:t>
      </w:r>
      <w:r>
        <w:t xml:space="preserve">C. C. Freire, </w:t>
      </w:r>
      <w:r>
        <w:rPr>
          <w:spacing w:val="-13"/>
        </w:rPr>
        <w:t xml:space="preserve">V. </w:t>
      </w:r>
      <w:r>
        <w:t xml:space="preserve">M. Kaspi, </w:t>
      </w:r>
      <w:r>
        <w:rPr>
          <w:spacing w:val="-13"/>
        </w:rPr>
        <w:t xml:space="preserve">P. </w:t>
      </w:r>
      <w:r>
        <w:t>Lazarus, R. Lynch, E. C. Madsen,</w:t>
      </w:r>
    </w:p>
    <w:p w14:paraId="3A917CB0" w14:textId="77777777" w:rsidR="00656154" w:rsidRDefault="00CE621D">
      <w:pPr>
        <w:pStyle w:val="BodyText"/>
        <w:spacing w:before="3" w:line="230" w:lineRule="auto"/>
        <w:ind w:left="551" w:right="106"/>
      </w:pPr>
      <w:r>
        <w:t>M. A. McLaughlin, C. Patel, S. M. Ransom, A. Seymour, I. H. Stairs, B. W. Stappers, J. van Leeuwen, and W. W. Zhu. A repeating fast radio burst. Nature, 531:202–205, March 2016.</w:t>
      </w:r>
    </w:p>
    <w:p w14:paraId="7A693836" w14:textId="77777777" w:rsidR="00656154" w:rsidRDefault="00656154">
      <w:pPr>
        <w:spacing w:line="230" w:lineRule="auto"/>
        <w:sectPr w:rsidR="00656154">
          <w:pgSz w:w="12240" w:h="15840"/>
          <w:pgMar w:top="1380" w:right="1280" w:bottom="960" w:left="1320" w:header="0" w:footer="779" w:gutter="0"/>
          <w:cols w:space="720"/>
        </w:sectPr>
      </w:pPr>
    </w:p>
    <w:p w14:paraId="319E6C60" w14:textId="77777777" w:rsidR="00656154" w:rsidRDefault="00CE621D">
      <w:pPr>
        <w:pStyle w:val="ListParagraph"/>
        <w:numPr>
          <w:ilvl w:val="0"/>
          <w:numId w:val="1"/>
        </w:numPr>
        <w:tabs>
          <w:tab w:val="left" w:pos="532"/>
        </w:tabs>
        <w:spacing w:before="67"/>
        <w:ind w:right="106" w:hanging="431"/>
        <w:jc w:val="both"/>
        <w:rPr>
          <w:sz w:val="20"/>
        </w:rPr>
      </w:pPr>
      <w:r>
        <w:rPr>
          <w:sz w:val="20"/>
        </w:rPr>
        <w:lastRenderedPageBreak/>
        <w:t xml:space="preserve">S. R. </w:t>
      </w:r>
      <w:r>
        <w:rPr>
          <w:spacing w:val="-3"/>
          <w:sz w:val="20"/>
        </w:rPr>
        <w:t xml:space="preserve">Taylor, </w:t>
      </w:r>
      <w:r>
        <w:rPr>
          <w:sz w:val="20"/>
        </w:rPr>
        <w:t xml:space="preserve">M. Vallisneri, J. A. Ellis, C. M. </w:t>
      </w:r>
      <w:r>
        <w:rPr>
          <w:spacing w:val="-10"/>
          <w:sz w:val="20"/>
        </w:rPr>
        <w:t xml:space="preserve">F. </w:t>
      </w:r>
      <w:r>
        <w:rPr>
          <w:sz w:val="20"/>
        </w:rPr>
        <w:t xml:space="preserve">Mingarelli, </w:t>
      </w:r>
      <w:r>
        <w:rPr>
          <w:spacing w:val="-8"/>
          <w:sz w:val="20"/>
        </w:rPr>
        <w:t xml:space="preserve">T. </w:t>
      </w:r>
      <w:r>
        <w:rPr>
          <w:sz w:val="20"/>
        </w:rPr>
        <w:t xml:space="preserve">J. </w:t>
      </w:r>
      <w:r>
        <w:rPr>
          <w:spacing w:val="-10"/>
          <w:sz w:val="20"/>
        </w:rPr>
        <w:t xml:space="preserve">W. </w:t>
      </w:r>
      <w:r>
        <w:rPr>
          <w:sz w:val="20"/>
        </w:rPr>
        <w:t xml:space="preserve">Lazio, and R. van Haasteren. Are </w:t>
      </w:r>
      <w:r>
        <w:rPr>
          <w:spacing w:val="-10"/>
          <w:sz w:val="20"/>
        </w:rPr>
        <w:t xml:space="preserve">We </w:t>
      </w:r>
      <w:r>
        <w:rPr>
          <w:sz w:val="20"/>
        </w:rPr>
        <w:t xml:space="preserve">There </w:t>
      </w:r>
      <w:r>
        <w:rPr>
          <w:spacing w:val="-5"/>
          <w:sz w:val="20"/>
        </w:rPr>
        <w:t xml:space="preserve">Yet? </w:t>
      </w:r>
      <w:r>
        <w:rPr>
          <w:spacing w:val="-3"/>
          <w:sz w:val="20"/>
        </w:rPr>
        <w:t xml:space="preserve">Time </w:t>
      </w:r>
      <w:r>
        <w:rPr>
          <w:sz w:val="20"/>
        </w:rPr>
        <w:t xml:space="preserve">to Detection of Nanohertz Gravitational </w:t>
      </w:r>
      <w:r>
        <w:rPr>
          <w:spacing w:val="-4"/>
          <w:sz w:val="20"/>
        </w:rPr>
        <w:t xml:space="preserve">Waves </w:t>
      </w:r>
      <w:r>
        <w:rPr>
          <w:sz w:val="20"/>
        </w:rPr>
        <w:t>Based on Pulsar-timing Array Limits. ApJ, 819:L6, March</w:t>
      </w:r>
      <w:r>
        <w:rPr>
          <w:spacing w:val="-15"/>
          <w:sz w:val="20"/>
        </w:rPr>
        <w:t xml:space="preserve"> </w:t>
      </w:r>
      <w:r>
        <w:rPr>
          <w:sz w:val="20"/>
        </w:rPr>
        <w:t>2016.</w:t>
      </w:r>
    </w:p>
    <w:p w14:paraId="25B062FD" w14:textId="77777777" w:rsidR="00656154" w:rsidRDefault="00CE621D">
      <w:pPr>
        <w:pStyle w:val="ListParagraph"/>
        <w:numPr>
          <w:ilvl w:val="0"/>
          <w:numId w:val="1"/>
        </w:numPr>
        <w:tabs>
          <w:tab w:val="left" w:pos="532"/>
        </w:tabs>
        <w:spacing w:before="158"/>
        <w:ind w:right="106" w:hanging="431"/>
        <w:jc w:val="both"/>
        <w:rPr>
          <w:sz w:val="20"/>
        </w:rPr>
      </w:pPr>
      <w:r>
        <w:rPr>
          <w:sz w:val="20"/>
        </w:rPr>
        <w:t xml:space="preserve">S. </w:t>
      </w:r>
      <w:r>
        <w:rPr>
          <w:spacing w:val="-13"/>
          <w:sz w:val="20"/>
        </w:rPr>
        <w:t xml:space="preserve">P. </w:t>
      </w:r>
      <w:r>
        <w:rPr>
          <w:spacing w:val="-4"/>
          <w:sz w:val="20"/>
        </w:rPr>
        <w:t xml:space="preserve">Tendulkar, </w:t>
      </w:r>
      <w:r>
        <w:rPr>
          <w:sz w:val="20"/>
        </w:rPr>
        <w:t>C. G. Bassa, J. M. Cordes, G. C. Bower, C. J. Law, S. Chatterjee, E. A. K. Adams, S.</w:t>
      </w:r>
      <w:r>
        <w:rPr>
          <w:spacing w:val="-26"/>
          <w:sz w:val="20"/>
        </w:rPr>
        <w:t xml:space="preserve"> </w:t>
      </w:r>
      <w:r>
        <w:rPr>
          <w:sz w:val="20"/>
        </w:rPr>
        <w:t xml:space="preserve">Bog- </w:t>
      </w:r>
      <w:r>
        <w:rPr>
          <w:spacing w:val="-4"/>
          <w:sz w:val="20"/>
        </w:rPr>
        <w:t xml:space="preserve">danov, </w:t>
      </w:r>
      <w:r>
        <w:rPr>
          <w:sz w:val="20"/>
        </w:rPr>
        <w:t xml:space="preserve">S. Burke-Spolaor, B. J. </w:t>
      </w:r>
      <w:r>
        <w:rPr>
          <w:spacing w:val="-3"/>
          <w:sz w:val="20"/>
        </w:rPr>
        <w:t xml:space="preserve">Butler, </w:t>
      </w:r>
      <w:r>
        <w:rPr>
          <w:spacing w:val="-13"/>
          <w:sz w:val="20"/>
        </w:rPr>
        <w:t xml:space="preserve">P. </w:t>
      </w:r>
      <w:r>
        <w:rPr>
          <w:sz w:val="20"/>
        </w:rPr>
        <w:t xml:space="preserve">Demorest, J. </w:t>
      </w:r>
      <w:r>
        <w:rPr>
          <w:spacing w:val="-10"/>
          <w:sz w:val="20"/>
        </w:rPr>
        <w:t xml:space="preserve">W. </w:t>
      </w:r>
      <w:r>
        <w:rPr>
          <w:spacing w:val="-8"/>
          <w:sz w:val="20"/>
        </w:rPr>
        <w:t xml:space="preserve">T. </w:t>
      </w:r>
      <w:r>
        <w:rPr>
          <w:sz w:val="20"/>
        </w:rPr>
        <w:t xml:space="preserve">Hessels, </w:t>
      </w:r>
      <w:r>
        <w:rPr>
          <w:spacing w:val="-13"/>
          <w:sz w:val="20"/>
        </w:rPr>
        <w:t xml:space="preserve">V. </w:t>
      </w:r>
      <w:r>
        <w:rPr>
          <w:sz w:val="20"/>
        </w:rPr>
        <w:t xml:space="preserve">M. Kaspi, </w:t>
      </w:r>
      <w:r>
        <w:rPr>
          <w:spacing w:val="-8"/>
          <w:sz w:val="20"/>
        </w:rPr>
        <w:t xml:space="preserve">T. </w:t>
      </w:r>
      <w:r>
        <w:rPr>
          <w:sz w:val="20"/>
        </w:rPr>
        <w:t xml:space="preserve">J. </w:t>
      </w:r>
      <w:r>
        <w:rPr>
          <w:spacing w:val="-10"/>
          <w:sz w:val="20"/>
        </w:rPr>
        <w:t xml:space="preserve">W. </w:t>
      </w:r>
      <w:r>
        <w:rPr>
          <w:sz w:val="20"/>
        </w:rPr>
        <w:t xml:space="preserve">Lazio, N. Mad- dox, B. Marcote, M. A. McLaughlin, Z. Paragi, S. M. Ransom, </w:t>
      </w:r>
      <w:r>
        <w:rPr>
          <w:spacing w:val="-13"/>
          <w:sz w:val="20"/>
        </w:rPr>
        <w:t xml:space="preserve">P. </w:t>
      </w:r>
      <w:r>
        <w:rPr>
          <w:sz w:val="20"/>
        </w:rPr>
        <w:t>Scholz, A. Seymour, L. G. Spitler, H. J. van Langevelde, and R. S. Wharton. The Host Galaxy and Redshift of the Repeating Fast Radio Burst FRB 121102. ApJ, 834:L7, January</w:t>
      </w:r>
      <w:r>
        <w:rPr>
          <w:spacing w:val="5"/>
          <w:sz w:val="20"/>
        </w:rPr>
        <w:t xml:space="preserve"> </w:t>
      </w:r>
      <w:r>
        <w:rPr>
          <w:sz w:val="20"/>
        </w:rPr>
        <w:t>2017.</w:t>
      </w:r>
    </w:p>
    <w:p w14:paraId="7AD23BA7" w14:textId="77777777" w:rsidR="00656154" w:rsidRDefault="00CE621D">
      <w:pPr>
        <w:pStyle w:val="ListParagraph"/>
        <w:numPr>
          <w:ilvl w:val="0"/>
          <w:numId w:val="1"/>
        </w:numPr>
        <w:tabs>
          <w:tab w:val="left" w:pos="532"/>
        </w:tabs>
        <w:spacing w:before="158" w:line="244" w:lineRule="exact"/>
        <w:ind w:hanging="431"/>
        <w:jc w:val="left"/>
        <w:rPr>
          <w:sz w:val="20"/>
        </w:rPr>
      </w:pPr>
      <w:r>
        <w:rPr>
          <w:sz w:val="20"/>
        </w:rPr>
        <w:t xml:space="preserve">D. Thornton, B. Stappers, M. Bailes, B. Barsdell, S. Bates, N. D. R. Bhat, M. Burgay,  </w:t>
      </w:r>
      <w:r>
        <w:rPr>
          <w:spacing w:val="40"/>
          <w:sz w:val="20"/>
        </w:rPr>
        <w:t xml:space="preserve"> </w:t>
      </w:r>
      <w:r>
        <w:rPr>
          <w:sz w:val="20"/>
        </w:rPr>
        <w:t>S. Burke-Spolaor,</w:t>
      </w:r>
    </w:p>
    <w:p w14:paraId="6E477B43" w14:textId="77777777" w:rsidR="00656154" w:rsidRDefault="00CE621D">
      <w:pPr>
        <w:pStyle w:val="BodyText"/>
        <w:spacing w:line="239" w:lineRule="exact"/>
        <w:ind w:left="531"/>
      </w:pPr>
      <w:r>
        <w:t>D.</w:t>
      </w:r>
      <w:r>
        <w:rPr>
          <w:spacing w:val="-12"/>
        </w:rPr>
        <w:t xml:space="preserve"> </w:t>
      </w:r>
      <w:r>
        <w:t>J.</w:t>
      </w:r>
      <w:r>
        <w:rPr>
          <w:spacing w:val="-12"/>
        </w:rPr>
        <w:t xml:space="preserve"> </w:t>
      </w:r>
      <w:r>
        <w:t>Champion,</w:t>
      </w:r>
      <w:r>
        <w:rPr>
          <w:spacing w:val="-10"/>
        </w:rPr>
        <w:t xml:space="preserve"> </w:t>
      </w:r>
      <w:r>
        <w:rPr>
          <w:spacing w:val="-13"/>
        </w:rPr>
        <w:t>P.</w:t>
      </w:r>
      <w:r>
        <w:rPr>
          <w:spacing w:val="-12"/>
        </w:rPr>
        <w:t xml:space="preserve"> </w:t>
      </w:r>
      <w:r>
        <w:t>Coster,</w:t>
      </w:r>
      <w:r>
        <w:rPr>
          <w:spacing w:val="-10"/>
        </w:rPr>
        <w:t xml:space="preserve"> </w:t>
      </w:r>
      <w:r>
        <w:t>N.</w:t>
      </w:r>
      <w:r>
        <w:rPr>
          <w:spacing w:val="-12"/>
        </w:rPr>
        <w:t xml:space="preserve"> </w:t>
      </w:r>
      <w:r>
        <w:t>D’Amico,</w:t>
      </w:r>
      <w:r>
        <w:rPr>
          <w:spacing w:val="-10"/>
        </w:rPr>
        <w:t xml:space="preserve"> </w:t>
      </w:r>
      <w:r>
        <w:t>A.</w:t>
      </w:r>
      <w:r>
        <w:rPr>
          <w:spacing w:val="-12"/>
        </w:rPr>
        <w:t xml:space="preserve"> </w:t>
      </w:r>
      <w:r>
        <w:t>Jameson,</w:t>
      </w:r>
      <w:r>
        <w:rPr>
          <w:spacing w:val="-10"/>
        </w:rPr>
        <w:t xml:space="preserve"> </w:t>
      </w:r>
      <w:r>
        <w:t>S.</w:t>
      </w:r>
      <w:r>
        <w:rPr>
          <w:spacing w:val="-12"/>
        </w:rPr>
        <w:t xml:space="preserve"> </w:t>
      </w:r>
      <w:r>
        <w:t>Johnston,</w:t>
      </w:r>
      <w:r>
        <w:rPr>
          <w:spacing w:val="-10"/>
        </w:rPr>
        <w:t xml:space="preserve"> </w:t>
      </w:r>
      <w:r>
        <w:t>M.</w:t>
      </w:r>
      <w:r>
        <w:rPr>
          <w:spacing w:val="-12"/>
        </w:rPr>
        <w:t xml:space="preserve"> </w:t>
      </w:r>
      <w:r>
        <w:t>Keith,</w:t>
      </w:r>
      <w:r>
        <w:rPr>
          <w:spacing w:val="-10"/>
        </w:rPr>
        <w:t xml:space="preserve"> </w:t>
      </w:r>
      <w:r>
        <w:t>M.</w:t>
      </w:r>
      <w:r>
        <w:rPr>
          <w:spacing w:val="-12"/>
        </w:rPr>
        <w:t xml:space="preserve"> </w:t>
      </w:r>
      <w:r>
        <w:t>Kramer,</w:t>
      </w:r>
      <w:r>
        <w:rPr>
          <w:spacing w:val="-10"/>
        </w:rPr>
        <w:t xml:space="preserve"> </w:t>
      </w:r>
      <w:r>
        <w:t>L.</w:t>
      </w:r>
      <w:r>
        <w:rPr>
          <w:spacing w:val="-12"/>
        </w:rPr>
        <w:t xml:space="preserve"> </w:t>
      </w:r>
      <w:r>
        <w:t>Levin,</w:t>
      </w:r>
      <w:r>
        <w:rPr>
          <w:spacing w:val="-10"/>
        </w:rPr>
        <w:t xml:space="preserve"> </w:t>
      </w:r>
      <w:r>
        <w:t>S.</w:t>
      </w:r>
      <w:r>
        <w:rPr>
          <w:spacing w:val="-12"/>
        </w:rPr>
        <w:t xml:space="preserve"> </w:t>
      </w:r>
      <w:r>
        <w:t>Milia,</w:t>
      </w:r>
    </w:p>
    <w:p w14:paraId="4750B472" w14:textId="77777777" w:rsidR="00656154" w:rsidRDefault="00CE621D">
      <w:pPr>
        <w:pStyle w:val="BodyText"/>
        <w:spacing w:line="239" w:lineRule="exact"/>
        <w:ind w:left="531"/>
      </w:pPr>
      <w:r>
        <w:t>C. Ng, A. Possenti, and W. van Straten.  A Population of Fast Radio Bursts at Cosmological Distances.</w:t>
      </w:r>
    </w:p>
    <w:p w14:paraId="7E276409" w14:textId="77777777" w:rsidR="00656154" w:rsidRDefault="00CE621D">
      <w:pPr>
        <w:spacing w:line="244" w:lineRule="exact"/>
        <w:ind w:left="531"/>
        <w:jc w:val="both"/>
        <w:rPr>
          <w:sz w:val="20"/>
        </w:rPr>
      </w:pPr>
      <w:r>
        <w:rPr>
          <w:i/>
          <w:sz w:val="20"/>
        </w:rPr>
        <w:t>Science</w:t>
      </w:r>
      <w:r>
        <w:rPr>
          <w:sz w:val="20"/>
        </w:rPr>
        <w:t>, 341:53–56, July 2013.</w:t>
      </w:r>
    </w:p>
    <w:p w14:paraId="48359951" w14:textId="77777777" w:rsidR="00656154" w:rsidRDefault="00CE621D">
      <w:pPr>
        <w:pStyle w:val="ListParagraph"/>
        <w:numPr>
          <w:ilvl w:val="0"/>
          <w:numId w:val="1"/>
        </w:numPr>
        <w:tabs>
          <w:tab w:val="left" w:pos="532"/>
        </w:tabs>
        <w:spacing w:before="150"/>
        <w:ind w:right="106" w:hanging="431"/>
        <w:jc w:val="both"/>
        <w:rPr>
          <w:sz w:val="20"/>
        </w:rPr>
      </w:pPr>
      <w:r>
        <w:rPr>
          <w:sz w:val="20"/>
        </w:rPr>
        <w:t xml:space="preserve">Chenoa D. </w:t>
      </w:r>
      <w:r>
        <w:rPr>
          <w:spacing w:val="-3"/>
          <w:sz w:val="20"/>
        </w:rPr>
        <w:t xml:space="preserve">Tremblay, </w:t>
      </w:r>
      <w:r>
        <w:rPr>
          <w:sz w:val="20"/>
        </w:rPr>
        <w:t>Natasha Hurley-Walker, Maria Cunningham, Paul A. Jones, Paul J. Hancock, Randall</w:t>
      </w:r>
      <w:r>
        <w:rPr>
          <w:spacing w:val="-6"/>
          <w:sz w:val="20"/>
        </w:rPr>
        <w:t xml:space="preserve"> </w:t>
      </w:r>
      <w:r>
        <w:rPr>
          <w:spacing w:val="-4"/>
          <w:sz w:val="20"/>
        </w:rPr>
        <w:t>Wayth,</w:t>
      </w:r>
      <w:r>
        <w:rPr>
          <w:spacing w:val="-6"/>
          <w:sz w:val="20"/>
        </w:rPr>
        <w:t xml:space="preserve"> </w:t>
      </w:r>
      <w:r>
        <w:rPr>
          <w:sz w:val="20"/>
        </w:rPr>
        <w:t>and</w:t>
      </w:r>
      <w:r>
        <w:rPr>
          <w:spacing w:val="-6"/>
          <w:sz w:val="20"/>
        </w:rPr>
        <w:t xml:space="preserve"> </w:t>
      </w:r>
      <w:r>
        <w:rPr>
          <w:sz w:val="20"/>
        </w:rPr>
        <w:t>Christopher</w:t>
      </w:r>
      <w:r>
        <w:rPr>
          <w:spacing w:val="-6"/>
          <w:sz w:val="20"/>
        </w:rPr>
        <w:t xml:space="preserve"> </w:t>
      </w:r>
      <w:r>
        <w:rPr>
          <w:sz w:val="20"/>
        </w:rPr>
        <w:t>H.</w:t>
      </w:r>
      <w:r>
        <w:rPr>
          <w:spacing w:val="-6"/>
          <w:sz w:val="20"/>
        </w:rPr>
        <w:t xml:space="preserve"> </w:t>
      </w:r>
      <w:r>
        <w:rPr>
          <w:sz w:val="20"/>
        </w:rPr>
        <w:t>Jordan.</w:t>
      </w:r>
      <w:r>
        <w:rPr>
          <w:spacing w:val="12"/>
          <w:sz w:val="20"/>
        </w:rPr>
        <w:t xml:space="preserve"> </w:t>
      </w:r>
      <w:r>
        <w:rPr>
          <w:sz w:val="20"/>
        </w:rPr>
        <w:t>A</w:t>
      </w:r>
      <w:r>
        <w:rPr>
          <w:spacing w:val="-6"/>
          <w:sz w:val="20"/>
        </w:rPr>
        <w:t xml:space="preserve"> </w:t>
      </w:r>
      <w:r>
        <w:rPr>
          <w:sz w:val="20"/>
        </w:rPr>
        <w:t>first</w:t>
      </w:r>
      <w:r>
        <w:rPr>
          <w:spacing w:val="-6"/>
          <w:sz w:val="20"/>
        </w:rPr>
        <w:t xml:space="preserve"> </w:t>
      </w:r>
      <w:r>
        <w:rPr>
          <w:sz w:val="20"/>
        </w:rPr>
        <w:t>look</w:t>
      </w:r>
      <w:r>
        <w:rPr>
          <w:spacing w:val="-6"/>
          <w:sz w:val="20"/>
        </w:rPr>
        <w:t xml:space="preserve"> </w:t>
      </w:r>
      <w:r>
        <w:rPr>
          <w:sz w:val="20"/>
        </w:rPr>
        <w:t>for</w:t>
      </w:r>
      <w:r>
        <w:rPr>
          <w:spacing w:val="-6"/>
          <w:sz w:val="20"/>
        </w:rPr>
        <w:t xml:space="preserve"> </w:t>
      </w:r>
      <w:r>
        <w:rPr>
          <w:sz w:val="20"/>
        </w:rPr>
        <w:t>molecules</w:t>
      </w:r>
      <w:r>
        <w:rPr>
          <w:spacing w:val="-6"/>
          <w:sz w:val="20"/>
        </w:rPr>
        <w:t xml:space="preserve"> </w:t>
      </w:r>
      <w:r>
        <w:rPr>
          <w:sz w:val="20"/>
        </w:rPr>
        <w:t>between</w:t>
      </w:r>
      <w:r>
        <w:rPr>
          <w:spacing w:val="-6"/>
          <w:sz w:val="20"/>
        </w:rPr>
        <w:t xml:space="preserve"> </w:t>
      </w:r>
      <w:r>
        <w:rPr>
          <w:sz w:val="20"/>
        </w:rPr>
        <w:t>103</w:t>
      </w:r>
      <w:r>
        <w:rPr>
          <w:spacing w:val="-6"/>
          <w:sz w:val="20"/>
        </w:rPr>
        <w:t xml:space="preserve"> </w:t>
      </w:r>
      <w:r>
        <w:rPr>
          <w:sz w:val="20"/>
        </w:rPr>
        <w:t>and</w:t>
      </w:r>
      <w:r>
        <w:rPr>
          <w:spacing w:val="-6"/>
          <w:sz w:val="20"/>
        </w:rPr>
        <w:t xml:space="preserve"> </w:t>
      </w:r>
      <w:r>
        <w:rPr>
          <w:sz w:val="20"/>
        </w:rPr>
        <w:t>133</w:t>
      </w:r>
      <w:r>
        <w:rPr>
          <w:spacing w:val="-6"/>
          <w:sz w:val="20"/>
        </w:rPr>
        <w:t xml:space="preserve"> </w:t>
      </w:r>
      <w:r>
        <w:rPr>
          <w:sz w:val="20"/>
        </w:rPr>
        <w:t>MHz</w:t>
      </w:r>
      <w:r>
        <w:rPr>
          <w:spacing w:val="-6"/>
          <w:sz w:val="20"/>
        </w:rPr>
        <w:t xml:space="preserve"> </w:t>
      </w:r>
      <w:r>
        <w:rPr>
          <w:sz w:val="20"/>
        </w:rPr>
        <w:t>using the Murchison Widefield Array. MNRAS, 471:4144–4154, November</w:t>
      </w:r>
      <w:r>
        <w:rPr>
          <w:spacing w:val="-27"/>
          <w:sz w:val="20"/>
        </w:rPr>
        <w:t xml:space="preserve"> </w:t>
      </w:r>
      <w:r>
        <w:rPr>
          <w:sz w:val="20"/>
        </w:rPr>
        <w:t>2017.</w:t>
      </w:r>
    </w:p>
    <w:p w14:paraId="4B478F91" w14:textId="77777777" w:rsidR="00656154" w:rsidRDefault="00CE621D">
      <w:pPr>
        <w:pStyle w:val="ListParagraph"/>
        <w:numPr>
          <w:ilvl w:val="0"/>
          <w:numId w:val="1"/>
        </w:numPr>
        <w:tabs>
          <w:tab w:val="left" w:pos="532"/>
        </w:tabs>
        <w:spacing w:before="158"/>
        <w:ind w:right="106" w:hanging="431"/>
        <w:jc w:val="both"/>
        <w:rPr>
          <w:sz w:val="20"/>
        </w:rPr>
      </w:pPr>
      <w:r>
        <w:rPr>
          <w:spacing w:val="-8"/>
          <w:sz w:val="20"/>
        </w:rPr>
        <w:t xml:space="preserve">T. </w:t>
      </w:r>
      <w:r>
        <w:rPr>
          <w:sz w:val="20"/>
        </w:rPr>
        <w:t xml:space="preserve">J. </w:t>
      </w:r>
      <w:r>
        <w:rPr>
          <w:spacing w:val="-3"/>
          <w:sz w:val="20"/>
        </w:rPr>
        <w:t xml:space="preserve">Weston, </w:t>
      </w:r>
      <w:r>
        <w:rPr>
          <w:sz w:val="20"/>
        </w:rPr>
        <w:t>S. L. Laursen, and E. Dolan. The Undergraduate Research Student Self-Assessment (URSSA):</w:t>
      </w:r>
      <w:r>
        <w:rPr>
          <w:spacing w:val="-6"/>
          <w:sz w:val="20"/>
        </w:rPr>
        <w:t xml:space="preserve"> </w:t>
      </w:r>
      <w:r>
        <w:rPr>
          <w:sz w:val="20"/>
        </w:rPr>
        <w:t>Validation</w:t>
      </w:r>
      <w:r>
        <w:rPr>
          <w:spacing w:val="-6"/>
          <w:sz w:val="20"/>
        </w:rPr>
        <w:t xml:space="preserve"> </w:t>
      </w:r>
      <w:r>
        <w:rPr>
          <w:sz w:val="20"/>
        </w:rPr>
        <w:t>for</w:t>
      </w:r>
      <w:r>
        <w:rPr>
          <w:spacing w:val="-6"/>
          <w:sz w:val="20"/>
        </w:rPr>
        <w:t xml:space="preserve"> </w:t>
      </w:r>
      <w:r>
        <w:rPr>
          <w:sz w:val="20"/>
        </w:rPr>
        <w:t>Use</w:t>
      </w:r>
      <w:r>
        <w:rPr>
          <w:spacing w:val="-6"/>
          <w:sz w:val="20"/>
        </w:rPr>
        <w:t xml:space="preserve"> </w:t>
      </w:r>
      <w:r>
        <w:rPr>
          <w:sz w:val="20"/>
        </w:rPr>
        <w:t>in</w:t>
      </w:r>
      <w:r>
        <w:rPr>
          <w:spacing w:val="-6"/>
          <w:sz w:val="20"/>
        </w:rPr>
        <w:t xml:space="preserve"> </w:t>
      </w:r>
      <w:r>
        <w:rPr>
          <w:sz w:val="20"/>
        </w:rPr>
        <w:t>Program</w:t>
      </w:r>
      <w:r>
        <w:rPr>
          <w:spacing w:val="-6"/>
          <w:sz w:val="20"/>
        </w:rPr>
        <w:t xml:space="preserve"> </w:t>
      </w:r>
      <w:r>
        <w:rPr>
          <w:sz w:val="20"/>
        </w:rPr>
        <w:t>Evaluation.</w:t>
      </w:r>
      <w:r>
        <w:rPr>
          <w:spacing w:val="14"/>
          <w:sz w:val="20"/>
        </w:rPr>
        <w:t xml:space="preserve"> </w:t>
      </w:r>
      <w:r>
        <w:rPr>
          <w:i/>
          <w:sz w:val="20"/>
        </w:rPr>
        <w:t>CBELife</w:t>
      </w:r>
      <w:r>
        <w:rPr>
          <w:i/>
          <w:spacing w:val="-6"/>
          <w:sz w:val="20"/>
        </w:rPr>
        <w:t xml:space="preserve"> </w:t>
      </w:r>
      <w:r>
        <w:rPr>
          <w:i/>
          <w:sz w:val="20"/>
        </w:rPr>
        <w:t>Sciences</w:t>
      </w:r>
      <w:r>
        <w:rPr>
          <w:i/>
          <w:spacing w:val="-6"/>
          <w:sz w:val="20"/>
        </w:rPr>
        <w:t xml:space="preserve"> </w:t>
      </w:r>
      <w:r>
        <w:rPr>
          <w:i/>
          <w:sz w:val="20"/>
        </w:rPr>
        <w:t>Education</w:t>
      </w:r>
      <w:r>
        <w:rPr>
          <w:sz w:val="20"/>
        </w:rPr>
        <w:t>,</w:t>
      </w:r>
      <w:r>
        <w:rPr>
          <w:spacing w:val="-6"/>
          <w:sz w:val="20"/>
        </w:rPr>
        <w:t xml:space="preserve"> </w:t>
      </w:r>
      <w:r>
        <w:rPr>
          <w:sz w:val="20"/>
        </w:rPr>
        <w:t>14(3):ar33,</w:t>
      </w:r>
      <w:r>
        <w:rPr>
          <w:spacing w:val="-6"/>
          <w:sz w:val="20"/>
        </w:rPr>
        <w:t xml:space="preserve"> </w:t>
      </w:r>
      <w:r>
        <w:rPr>
          <w:sz w:val="20"/>
        </w:rPr>
        <w:t>2015.</w:t>
      </w:r>
    </w:p>
    <w:p w14:paraId="135B9109" w14:textId="77777777" w:rsidR="00656154" w:rsidRDefault="00CE621D">
      <w:pPr>
        <w:pStyle w:val="ListParagraph"/>
        <w:numPr>
          <w:ilvl w:val="0"/>
          <w:numId w:val="1"/>
        </w:numPr>
        <w:tabs>
          <w:tab w:val="left" w:pos="532"/>
        </w:tabs>
        <w:spacing w:before="158" w:line="244" w:lineRule="exact"/>
        <w:ind w:hanging="431"/>
        <w:jc w:val="left"/>
        <w:rPr>
          <w:sz w:val="20"/>
        </w:rPr>
      </w:pPr>
      <w:r>
        <w:rPr>
          <w:spacing w:val="-10"/>
          <w:sz w:val="20"/>
        </w:rPr>
        <w:t>W.</w:t>
      </w:r>
      <w:r>
        <w:rPr>
          <w:spacing w:val="-11"/>
          <w:sz w:val="20"/>
        </w:rPr>
        <w:t xml:space="preserve"> </w:t>
      </w:r>
      <w:r>
        <w:rPr>
          <w:spacing w:val="-10"/>
          <w:sz w:val="20"/>
        </w:rPr>
        <w:t>W.</w:t>
      </w:r>
      <w:r>
        <w:rPr>
          <w:spacing w:val="-11"/>
          <w:sz w:val="20"/>
        </w:rPr>
        <w:t xml:space="preserve"> </w:t>
      </w:r>
      <w:r>
        <w:rPr>
          <w:sz w:val="20"/>
        </w:rPr>
        <w:t>Zhu,</w:t>
      </w:r>
      <w:r>
        <w:rPr>
          <w:spacing w:val="-9"/>
          <w:sz w:val="20"/>
        </w:rPr>
        <w:t xml:space="preserve"> </w:t>
      </w:r>
      <w:r>
        <w:rPr>
          <w:sz w:val="20"/>
        </w:rPr>
        <w:t>I.</w:t>
      </w:r>
      <w:r>
        <w:rPr>
          <w:spacing w:val="-11"/>
          <w:sz w:val="20"/>
        </w:rPr>
        <w:t xml:space="preserve"> </w:t>
      </w:r>
      <w:r>
        <w:rPr>
          <w:sz w:val="20"/>
        </w:rPr>
        <w:t>H.</w:t>
      </w:r>
      <w:r>
        <w:rPr>
          <w:spacing w:val="-11"/>
          <w:sz w:val="20"/>
        </w:rPr>
        <w:t xml:space="preserve"> </w:t>
      </w:r>
      <w:r>
        <w:rPr>
          <w:sz w:val="20"/>
        </w:rPr>
        <w:t>Stairs,</w:t>
      </w:r>
      <w:r>
        <w:rPr>
          <w:spacing w:val="-9"/>
          <w:sz w:val="20"/>
        </w:rPr>
        <w:t xml:space="preserve"> </w:t>
      </w:r>
      <w:r>
        <w:rPr>
          <w:spacing w:val="-13"/>
          <w:sz w:val="20"/>
        </w:rPr>
        <w:t>P.</w:t>
      </w:r>
      <w:r>
        <w:rPr>
          <w:spacing w:val="-11"/>
          <w:sz w:val="20"/>
        </w:rPr>
        <w:t xml:space="preserve"> </w:t>
      </w:r>
      <w:r>
        <w:rPr>
          <w:sz w:val="20"/>
        </w:rPr>
        <w:t>B.</w:t>
      </w:r>
      <w:r>
        <w:rPr>
          <w:spacing w:val="-11"/>
          <w:sz w:val="20"/>
        </w:rPr>
        <w:t xml:space="preserve"> </w:t>
      </w:r>
      <w:r>
        <w:rPr>
          <w:sz w:val="20"/>
        </w:rPr>
        <w:t>Demorest,</w:t>
      </w:r>
      <w:r>
        <w:rPr>
          <w:spacing w:val="-9"/>
          <w:sz w:val="20"/>
        </w:rPr>
        <w:t xml:space="preserve"> </w:t>
      </w:r>
      <w:r>
        <w:rPr>
          <w:sz w:val="20"/>
        </w:rPr>
        <w:t>D.</w:t>
      </w:r>
      <w:r>
        <w:rPr>
          <w:spacing w:val="-11"/>
          <w:sz w:val="20"/>
        </w:rPr>
        <w:t xml:space="preserve"> </w:t>
      </w:r>
      <w:r>
        <w:rPr>
          <w:sz w:val="20"/>
        </w:rPr>
        <w:t>J.</w:t>
      </w:r>
      <w:r>
        <w:rPr>
          <w:spacing w:val="-11"/>
          <w:sz w:val="20"/>
        </w:rPr>
        <w:t xml:space="preserve"> </w:t>
      </w:r>
      <w:r>
        <w:rPr>
          <w:sz w:val="20"/>
        </w:rPr>
        <w:t>Nice,</w:t>
      </w:r>
      <w:r>
        <w:rPr>
          <w:spacing w:val="-9"/>
          <w:sz w:val="20"/>
        </w:rPr>
        <w:t xml:space="preserve"> </w:t>
      </w:r>
      <w:r>
        <w:rPr>
          <w:sz w:val="20"/>
        </w:rPr>
        <w:t>J.</w:t>
      </w:r>
      <w:r>
        <w:rPr>
          <w:spacing w:val="-11"/>
          <w:sz w:val="20"/>
        </w:rPr>
        <w:t xml:space="preserve"> </w:t>
      </w:r>
      <w:r>
        <w:rPr>
          <w:sz w:val="20"/>
        </w:rPr>
        <w:t>A.</w:t>
      </w:r>
      <w:r>
        <w:rPr>
          <w:spacing w:val="-11"/>
          <w:sz w:val="20"/>
        </w:rPr>
        <w:t xml:space="preserve"> </w:t>
      </w:r>
      <w:r>
        <w:rPr>
          <w:sz w:val="20"/>
        </w:rPr>
        <w:t>Ellis,</w:t>
      </w:r>
      <w:r>
        <w:rPr>
          <w:spacing w:val="-9"/>
          <w:sz w:val="20"/>
        </w:rPr>
        <w:t xml:space="preserve"> </w:t>
      </w:r>
      <w:r>
        <w:rPr>
          <w:sz w:val="20"/>
        </w:rPr>
        <w:t>S.</w:t>
      </w:r>
      <w:r>
        <w:rPr>
          <w:spacing w:val="-11"/>
          <w:sz w:val="20"/>
        </w:rPr>
        <w:t xml:space="preserve"> </w:t>
      </w:r>
      <w:r>
        <w:rPr>
          <w:sz w:val="20"/>
        </w:rPr>
        <w:t>M.</w:t>
      </w:r>
      <w:r>
        <w:rPr>
          <w:spacing w:val="-11"/>
          <w:sz w:val="20"/>
        </w:rPr>
        <w:t xml:space="preserve"> </w:t>
      </w:r>
      <w:r>
        <w:rPr>
          <w:sz w:val="20"/>
        </w:rPr>
        <w:t>Ransom,</w:t>
      </w:r>
      <w:r>
        <w:rPr>
          <w:spacing w:val="-9"/>
          <w:sz w:val="20"/>
        </w:rPr>
        <w:t xml:space="preserve"> </w:t>
      </w:r>
      <w:r>
        <w:rPr>
          <w:sz w:val="20"/>
        </w:rPr>
        <w:t>Z.</w:t>
      </w:r>
      <w:r>
        <w:rPr>
          <w:spacing w:val="-11"/>
          <w:sz w:val="20"/>
        </w:rPr>
        <w:t xml:space="preserve"> </w:t>
      </w:r>
      <w:r>
        <w:rPr>
          <w:sz w:val="20"/>
        </w:rPr>
        <w:t>Arzoumanian,</w:t>
      </w:r>
      <w:r>
        <w:rPr>
          <w:spacing w:val="-9"/>
          <w:sz w:val="20"/>
        </w:rPr>
        <w:t xml:space="preserve"> </w:t>
      </w:r>
      <w:r>
        <w:rPr>
          <w:sz w:val="20"/>
        </w:rPr>
        <w:t>K.</w:t>
      </w:r>
      <w:r>
        <w:rPr>
          <w:spacing w:val="-11"/>
          <w:sz w:val="20"/>
        </w:rPr>
        <w:t xml:space="preserve"> </w:t>
      </w:r>
      <w:r>
        <w:rPr>
          <w:sz w:val="20"/>
        </w:rPr>
        <w:t>Crowter,</w:t>
      </w:r>
    </w:p>
    <w:p w14:paraId="3AD7B434" w14:textId="77777777" w:rsidR="00656154" w:rsidRDefault="00CE621D">
      <w:pPr>
        <w:pStyle w:val="BodyText"/>
        <w:spacing w:before="2" w:line="230" w:lineRule="auto"/>
        <w:ind w:left="531" w:right="106"/>
      </w:pPr>
      <w:r>
        <w:t>T. Dolch, R. D. Ferdman, E. Fonseca, M. E. Gonzalez, G. Jones, M. L. Jones, M. T. Lam, L. Levin, M. A. McLaughlin, T. Pennucci, K. Stovall, and J. Swiggum. Testing Theories of Gravitation Using 21-Year Timing of Pulsar Binary J1713+0747. ApJ, 809:41, August 2015.</w:t>
      </w:r>
    </w:p>
    <w:sectPr w:rsidR="00656154">
      <w:pgSz w:w="12240" w:h="15840"/>
      <w:pgMar w:top="1380" w:right="1280" w:bottom="960" w:left="1340" w:header="0" w:footer="77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Laura Jensen" w:date="2018-11-13T10:51:00Z" w:initials="LJ">
    <w:p w14:paraId="106936A0" w14:textId="5F3C1E31" w:rsidR="000E65AB" w:rsidRDefault="000E65AB">
      <w:pPr>
        <w:pStyle w:val="CommentText"/>
      </w:pPr>
      <w:r>
        <w:rPr>
          <w:rStyle w:val="CommentReference"/>
        </w:rPr>
        <w:annotationRef/>
      </w:r>
      <w:r>
        <w:t>Just confirming that we are confident in our ability to deliver ‘ready for use’ excision techniques within the two-year time frame of this phase 1 project?</w:t>
      </w:r>
    </w:p>
  </w:comment>
  <w:comment w:id="29" w:author="Laura Jensen" w:date="2018-11-13T10:23:00Z" w:initials="LJ">
    <w:p w14:paraId="295BDBB3" w14:textId="1DF348B8" w:rsidR="0030430A" w:rsidRDefault="0030430A">
      <w:pPr>
        <w:pStyle w:val="CommentText"/>
      </w:pPr>
      <w:r>
        <w:rPr>
          <w:rStyle w:val="CommentReference"/>
        </w:rPr>
        <w:annotationRef/>
      </w:r>
      <w:r>
        <w:t xml:space="preserve">Neither Marty nor I are aware of this as a </w:t>
      </w:r>
      <w:r w:rsidR="00D741CE">
        <w:t>“</w:t>
      </w:r>
      <w:r>
        <w:t>project</w:t>
      </w:r>
      <w:r w:rsidR="00D741CE">
        <w:t>”</w:t>
      </w:r>
      <w:r>
        <w:t xml:space="preserve"> with </w:t>
      </w:r>
      <w:r w:rsidR="0062499D">
        <w:t xml:space="preserve">GBO </w:t>
      </w:r>
      <w:r>
        <w:t>QPM resource allocations etc?</w:t>
      </w:r>
    </w:p>
  </w:comment>
  <w:comment w:id="61" w:author="Laura Jensen" w:date="2018-11-13T09:38:00Z" w:initials="LJ">
    <w:p w14:paraId="5743F82B" w14:textId="77777777" w:rsidR="007548A6" w:rsidRDefault="007548A6">
      <w:pPr>
        <w:pStyle w:val="CommentText"/>
      </w:pPr>
      <w:r>
        <w:rPr>
          <w:rStyle w:val="CommentReference"/>
        </w:rPr>
        <w:annotationRef/>
      </w:r>
      <w:r>
        <w:t>Do we need a letter for Jack since he’s named?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6936A0" w15:done="0"/>
  <w15:commentEx w15:paraId="295BDBB3" w15:done="0"/>
  <w15:commentEx w15:paraId="5743F82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D7560" w14:textId="77777777" w:rsidR="007B219B" w:rsidRDefault="007B219B">
      <w:r>
        <w:separator/>
      </w:r>
    </w:p>
  </w:endnote>
  <w:endnote w:type="continuationSeparator" w:id="0">
    <w:p w14:paraId="18802EA8" w14:textId="77777777" w:rsidR="007B219B" w:rsidRDefault="007B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9800C" w14:textId="77777777" w:rsidR="00CE621D" w:rsidRDefault="007B219B">
    <w:pPr>
      <w:pStyle w:val="BodyText"/>
      <w:spacing w:line="14" w:lineRule="auto"/>
      <w:jc w:val="left"/>
    </w:pPr>
    <w:r>
      <w:pict w14:anchorId="2C81B7AE">
        <v:shapetype id="_x0000_t202" coordsize="21600,21600" o:spt="202" path="m,l,21600r21600,l21600,xe">
          <v:stroke joinstyle="miter"/>
          <v:path gradientshapeok="t" o:connecttype="rect"/>
        </v:shapetype>
        <v:shape id="_x0000_s2052" type="#_x0000_t202" style="position:absolute;margin-left:453.25pt;margin-top:742.05pt;width:38.3pt;height:14.25pt;z-index:-24856;mso-position-horizontal-relative:page;mso-position-vertical-relative:page" filled="f" stroked="f">
          <v:textbox inset="0,0,0,0">
            <w:txbxContent>
              <w:p w14:paraId="1460D019" w14:textId="77777777" w:rsidR="00CE621D" w:rsidRDefault="00CE621D">
                <w:pPr>
                  <w:pStyle w:val="BodyText"/>
                  <w:spacing w:before="16" w:line="240" w:lineRule="auto"/>
                  <w:ind w:left="20"/>
                  <w:jc w:val="left"/>
                </w:pPr>
                <w:r>
                  <w:t>– Page 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401DE" w14:textId="77777777" w:rsidR="00CE621D" w:rsidRDefault="007B219B">
    <w:pPr>
      <w:pStyle w:val="BodyText"/>
      <w:spacing w:line="14" w:lineRule="auto"/>
      <w:jc w:val="left"/>
    </w:pPr>
    <w:r>
      <w:pict w14:anchorId="07705F83">
        <v:shapetype id="_x0000_t202" coordsize="21600,21600" o:spt="202" path="m,l,21600r21600,l21600,xe">
          <v:stroke joinstyle="miter"/>
          <v:path gradientshapeok="t" o:connecttype="rect"/>
        </v:shapetype>
        <v:shape id="_x0000_s2051" type="#_x0000_t202" style="position:absolute;margin-left:366.9pt;margin-top:742.05pt;width:125.6pt;height:14.25pt;z-index:-24832;mso-position-horizontal-relative:page;mso-position-vertical-relative:page" filled="f" stroked="f">
          <v:textbox inset="0,0,0,0">
            <w:txbxContent>
              <w:p w14:paraId="0D7AD884" w14:textId="7A3B5920" w:rsidR="00CE621D" w:rsidRDefault="00CE621D">
                <w:pPr>
                  <w:pStyle w:val="BodyText"/>
                  <w:spacing w:before="16" w:line="240" w:lineRule="auto"/>
                  <w:ind w:left="20"/>
                  <w:jc w:val="left"/>
                </w:pPr>
                <w:r>
                  <w:t xml:space="preserve">Project Description – Page </w:t>
                </w:r>
                <w:r>
                  <w:fldChar w:fldCharType="begin"/>
                </w:r>
                <w:r>
                  <w:instrText xml:space="preserve"> PAGE </w:instrText>
                </w:r>
                <w:r>
                  <w:fldChar w:fldCharType="separate"/>
                </w:r>
                <w:r w:rsidR="009859E4">
                  <w:rPr>
                    <w:noProof/>
                  </w:rP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67652" w14:textId="77777777" w:rsidR="00CE621D" w:rsidRDefault="00CE621D">
    <w:pPr>
      <w:pStyle w:val="BodyText"/>
      <w:spacing w:line="14" w:lineRule="auto"/>
      <w:jc w:val="left"/>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7E46D" w14:textId="77777777" w:rsidR="00CE621D" w:rsidRDefault="007B219B">
    <w:pPr>
      <w:pStyle w:val="BodyText"/>
      <w:spacing w:line="14" w:lineRule="auto"/>
      <w:jc w:val="left"/>
    </w:pPr>
    <w:r>
      <w:pict w14:anchorId="7D0CDB22">
        <v:shapetype id="_x0000_t202" coordsize="21600,21600" o:spt="202" path="m,l,21600r21600,l21600,xe">
          <v:stroke joinstyle="miter"/>
          <v:path gradientshapeok="t" o:connecttype="rect"/>
        </v:shapetype>
        <v:shape id="_x0000_s2050" type="#_x0000_t202" style="position:absolute;margin-left:366.9pt;margin-top:742.05pt;width:130.55pt;height:14.25pt;z-index:-24808;mso-position-horizontal-relative:page;mso-position-vertical-relative:page" filled="f" stroked="f">
          <v:textbox inset="0,0,0,0">
            <w:txbxContent>
              <w:p w14:paraId="39E6344D" w14:textId="648D24CB" w:rsidR="00CE621D" w:rsidRDefault="00CE621D">
                <w:pPr>
                  <w:pStyle w:val="BodyText"/>
                  <w:spacing w:before="16" w:line="240" w:lineRule="auto"/>
                  <w:ind w:left="20"/>
                  <w:jc w:val="left"/>
                </w:pPr>
                <w:r>
                  <w:t xml:space="preserve">Project Description – Page </w:t>
                </w:r>
                <w:r>
                  <w:fldChar w:fldCharType="begin"/>
                </w:r>
                <w:r>
                  <w:instrText xml:space="preserve"> PAGE </w:instrText>
                </w:r>
                <w:r>
                  <w:fldChar w:fldCharType="separate"/>
                </w:r>
                <w:r w:rsidR="009859E4">
                  <w:rPr>
                    <w:noProof/>
                  </w:rPr>
                  <w:t>11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20C92" w14:textId="77777777" w:rsidR="00CE621D" w:rsidRDefault="007B219B">
    <w:pPr>
      <w:pStyle w:val="BodyText"/>
      <w:spacing w:line="14" w:lineRule="auto"/>
      <w:jc w:val="left"/>
    </w:pPr>
    <w:r>
      <w:pict w14:anchorId="713FB08B">
        <v:shapetype id="_x0000_t202" coordsize="21600,21600" o:spt="202" path="m,l,21600r21600,l21600,xe">
          <v:stroke joinstyle="miter"/>
          <v:path gradientshapeok="t" o:connecttype="rect"/>
        </v:shapetype>
        <v:shape id="_x0000_s2049" type="#_x0000_t202" style="position:absolute;margin-left:376.9pt;margin-top:742.05pt;width:115.6pt;height:14.25pt;z-index:-24784;mso-position-horizontal-relative:page;mso-position-vertical-relative:page" filled="f" stroked="f">
          <v:textbox inset="0,0,0,0">
            <w:txbxContent>
              <w:p w14:paraId="48A03F71" w14:textId="46565BCF" w:rsidR="00CE621D" w:rsidRDefault="00CE621D">
                <w:pPr>
                  <w:pStyle w:val="BodyText"/>
                  <w:spacing w:before="16" w:line="240" w:lineRule="auto"/>
                  <w:ind w:left="20"/>
                  <w:jc w:val="left"/>
                </w:pPr>
                <w:r>
                  <w:t xml:space="preserve">References Cited – Page </w:t>
                </w:r>
                <w:r>
                  <w:fldChar w:fldCharType="begin"/>
                </w:r>
                <w:r>
                  <w:instrText xml:space="preserve"> PAGE </w:instrText>
                </w:r>
                <w:r>
                  <w:fldChar w:fldCharType="separate"/>
                </w:r>
                <w:r w:rsidR="009859E4">
                  <w:rPr>
                    <w:noProof/>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A0428" w14:textId="77777777" w:rsidR="007B219B" w:rsidRDefault="007B219B">
      <w:r>
        <w:separator/>
      </w:r>
    </w:p>
  </w:footnote>
  <w:footnote w:type="continuationSeparator" w:id="0">
    <w:p w14:paraId="3ED0F0D7" w14:textId="77777777" w:rsidR="007B219B" w:rsidRDefault="007B2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EC6"/>
    <w:multiLevelType w:val="hybridMultilevel"/>
    <w:tmpl w:val="E29E7E1E"/>
    <w:lvl w:ilvl="0" w:tplc="A964EE6A">
      <w:start w:val="1"/>
      <w:numFmt w:val="upperRoman"/>
      <w:lvlText w:val="%1"/>
      <w:lvlJc w:val="left"/>
      <w:pPr>
        <w:ind w:left="518" w:hanging="399"/>
        <w:jc w:val="left"/>
      </w:pPr>
      <w:rPr>
        <w:rFonts w:ascii="Book Antiqua" w:eastAsia="Book Antiqua" w:hAnsi="Book Antiqua" w:cs="Book Antiqua" w:hint="default"/>
        <w:b/>
        <w:bCs/>
        <w:w w:val="102"/>
        <w:sz w:val="28"/>
        <w:szCs w:val="28"/>
      </w:rPr>
    </w:lvl>
    <w:lvl w:ilvl="1" w:tplc="EA58D6B6">
      <w:start w:val="1"/>
      <w:numFmt w:val="decimal"/>
      <w:lvlText w:val="%2."/>
      <w:lvlJc w:val="left"/>
      <w:pPr>
        <w:ind w:left="618" w:hanging="250"/>
        <w:jc w:val="left"/>
      </w:pPr>
      <w:rPr>
        <w:rFonts w:ascii="Book Antiqua" w:eastAsia="Book Antiqua" w:hAnsi="Book Antiqua" w:cs="Book Antiqua" w:hint="default"/>
        <w:w w:val="99"/>
        <w:sz w:val="20"/>
        <w:szCs w:val="20"/>
      </w:rPr>
    </w:lvl>
    <w:lvl w:ilvl="2" w:tplc="BF7C6D04">
      <w:numFmt w:val="bullet"/>
      <w:lvlText w:val="•"/>
      <w:lvlJc w:val="left"/>
      <w:pPr>
        <w:ind w:left="1622" w:hanging="250"/>
      </w:pPr>
      <w:rPr>
        <w:rFonts w:hint="default"/>
      </w:rPr>
    </w:lvl>
    <w:lvl w:ilvl="3" w:tplc="D58AD160">
      <w:numFmt w:val="bullet"/>
      <w:lvlText w:val="•"/>
      <w:lvlJc w:val="left"/>
      <w:pPr>
        <w:ind w:left="2624" w:hanging="250"/>
      </w:pPr>
      <w:rPr>
        <w:rFonts w:hint="default"/>
      </w:rPr>
    </w:lvl>
    <w:lvl w:ilvl="4" w:tplc="E214A69C">
      <w:numFmt w:val="bullet"/>
      <w:lvlText w:val="•"/>
      <w:lvlJc w:val="left"/>
      <w:pPr>
        <w:ind w:left="3626" w:hanging="250"/>
      </w:pPr>
      <w:rPr>
        <w:rFonts w:hint="default"/>
      </w:rPr>
    </w:lvl>
    <w:lvl w:ilvl="5" w:tplc="292A8D80">
      <w:numFmt w:val="bullet"/>
      <w:lvlText w:val="•"/>
      <w:lvlJc w:val="left"/>
      <w:pPr>
        <w:ind w:left="4628" w:hanging="250"/>
      </w:pPr>
      <w:rPr>
        <w:rFonts w:hint="default"/>
      </w:rPr>
    </w:lvl>
    <w:lvl w:ilvl="6" w:tplc="E04AF9C8">
      <w:numFmt w:val="bullet"/>
      <w:lvlText w:val="•"/>
      <w:lvlJc w:val="left"/>
      <w:pPr>
        <w:ind w:left="5631" w:hanging="250"/>
      </w:pPr>
      <w:rPr>
        <w:rFonts w:hint="default"/>
      </w:rPr>
    </w:lvl>
    <w:lvl w:ilvl="7" w:tplc="F37A1E74">
      <w:numFmt w:val="bullet"/>
      <w:lvlText w:val="•"/>
      <w:lvlJc w:val="left"/>
      <w:pPr>
        <w:ind w:left="6633" w:hanging="250"/>
      </w:pPr>
      <w:rPr>
        <w:rFonts w:hint="default"/>
      </w:rPr>
    </w:lvl>
    <w:lvl w:ilvl="8" w:tplc="A8C03AA6">
      <w:numFmt w:val="bullet"/>
      <w:lvlText w:val="•"/>
      <w:lvlJc w:val="left"/>
      <w:pPr>
        <w:ind w:left="7635" w:hanging="250"/>
      </w:pPr>
      <w:rPr>
        <w:rFonts w:hint="default"/>
      </w:rPr>
    </w:lvl>
  </w:abstractNum>
  <w:abstractNum w:abstractNumId="1" w15:restartNumberingAfterBreak="0">
    <w:nsid w:val="2EE24B45"/>
    <w:multiLevelType w:val="multilevel"/>
    <w:tmpl w:val="E6DE93EC"/>
    <w:lvl w:ilvl="0">
      <w:start w:val="1"/>
      <w:numFmt w:val="upperLetter"/>
      <w:lvlText w:val="%1"/>
      <w:lvlJc w:val="left"/>
      <w:pPr>
        <w:ind w:left="525" w:hanging="426"/>
        <w:jc w:val="left"/>
      </w:pPr>
      <w:rPr>
        <w:rFonts w:ascii="Book Antiqua" w:eastAsia="Book Antiqua" w:hAnsi="Book Antiqua" w:cs="Book Antiqua" w:hint="default"/>
        <w:b/>
        <w:bCs/>
        <w:w w:val="99"/>
        <w:sz w:val="24"/>
        <w:szCs w:val="24"/>
      </w:rPr>
    </w:lvl>
    <w:lvl w:ilvl="1">
      <w:start w:val="1"/>
      <w:numFmt w:val="decimal"/>
      <w:lvlText w:val="%1.%2"/>
      <w:lvlJc w:val="left"/>
      <w:pPr>
        <w:ind w:left="498" w:hanging="399"/>
        <w:jc w:val="left"/>
      </w:pPr>
      <w:rPr>
        <w:rFonts w:ascii="Book Antiqua" w:eastAsia="Book Antiqua" w:hAnsi="Book Antiqua" w:cs="Book Antiqua" w:hint="default"/>
        <w:b/>
        <w:bCs/>
        <w:i/>
        <w:w w:val="99"/>
        <w:sz w:val="24"/>
        <w:szCs w:val="24"/>
      </w:rPr>
    </w:lvl>
    <w:lvl w:ilvl="2">
      <w:numFmt w:val="bullet"/>
      <w:lvlText w:val="•"/>
      <w:lvlJc w:val="left"/>
      <w:pPr>
        <w:ind w:left="1531" w:hanging="399"/>
      </w:pPr>
      <w:rPr>
        <w:rFonts w:hint="default"/>
      </w:rPr>
    </w:lvl>
    <w:lvl w:ilvl="3">
      <w:numFmt w:val="bullet"/>
      <w:lvlText w:val="•"/>
      <w:lvlJc w:val="left"/>
      <w:pPr>
        <w:ind w:left="2542" w:hanging="399"/>
      </w:pPr>
      <w:rPr>
        <w:rFonts w:hint="default"/>
      </w:rPr>
    </w:lvl>
    <w:lvl w:ilvl="4">
      <w:numFmt w:val="bullet"/>
      <w:lvlText w:val="•"/>
      <w:lvlJc w:val="left"/>
      <w:pPr>
        <w:ind w:left="3553" w:hanging="399"/>
      </w:pPr>
      <w:rPr>
        <w:rFonts w:hint="default"/>
      </w:rPr>
    </w:lvl>
    <w:lvl w:ilvl="5">
      <w:numFmt w:val="bullet"/>
      <w:lvlText w:val="•"/>
      <w:lvlJc w:val="left"/>
      <w:pPr>
        <w:ind w:left="4564" w:hanging="399"/>
      </w:pPr>
      <w:rPr>
        <w:rFonts w:hint="default"/>
      </w:rPr>
    </w:lvl>
    <w:lvl w:ilvl="6">
      <w:numFmt w:val="bullet"/>
      <w:lvlText w:val="•"/>
      <w:lvlJc w:val="left"/>
      <w:pPr>
        <w:ind w:left="5575" w:hanging="399"/>
      </w:pPr>
      <w:rPr>
        <w:rFonts w:hint="default"/>
      </w:rPr>
    </w:lvl>
    <w:lvl w:ilvl="7">
      <w:numFmt w:val="bullet"/>
      <w:lvlText w:val="•"/>
      <w:lvlJc w:val="left"/>
      <w:pPr>
        <w:ind w:left="6586" w:hanging="399"/>
      </w:pPr>
      <w:rPr>
        <w:rFonts w:hint="default"/>
      </w:rPr>
    </w:lvl>
    <w:lvl w:ilvl="8">
      <w:numFmt w:val="bullet"/>
      <w:lvlText w:val="•"/>
      <w:lvlJc w:val="left"/>
      <w:pPr>
        <w:ind w:left="7597" w:hanging="399"/>
      </w:pPr>
      <w:rPr>
        <w:rFonts w:hint="default"/>
      </w:rPr>
    </w:lvl>
  </w:abstractNum>
  <w:abstractNum w:abstractNumId="2" w15:restartNumberingAfterBreak="0">
    <w:nsid w:val="34695095"/>
    <w:multiLevelType w:val="multilevel"/>
    <w:tmpl w:val="615EE376"/>
    <w:lvl w:ilvl="0">
      <w:start w:val="2"/>
      <w:numFmt w:val="upperLetter"/>
      <w:lvlText w:val="%1"/>
      <w:lvlJc w:val="left"/>
      <w:pPr>
        <w:ind w:left="518" w:hanging="399"/>
        <w:jc w:val="left"/>
      </w:pPr>
      <w:rPr>
        <w:rFonts w:hint="default"/>
      </w:rPr>
    </w:lvl>
    <w:lvl w:ilvl="1">
      <w:start w:val="2"/>
      <w:numFmt w:val="decimal"/>
      <w:lvlText w:val="%1.%2"/>
      <w:lvlJc w:val="left"/>
      <w:pPr>
        <w:ind w:left="518" w:hanging="399"/>
        <w:jc w:val="left"/>
      </w:pPr>
      <w:rPr>
        <w:rFonts w:ascii="Book Antiqua" w:eastAsia="Book Antiqua" w:hAnsi="Book Antiqua" w:cs="Book Antiqua" w:hint="default"/>
        <w:b/>
        <w:bCs/>
        <w:i/>
        <w:w w:val="99"/>
        <w:sz w:val="24"/>
        <w:szCs w:val="24"/>
      </w:rPr>
    </w:lvl>
    <w:lvl w:ilvl="2">
      <w:numFmt w:val="bullet"/>
      <w:lvlText w:val="•"/>
      <w:lvlJc w:val="left"/>
      <w:pPr>
        <w:ind w:left="598" w:hanging="200"/>
      </w:pPr>
      <w:rPr>
        <w:rFonts w:ascii="Lucida Sans Unicode" w:eastAsia="Lucida Sans Unicode" w:hAnsi="Lucida Sans Unicode" w:cs="Lucida Sans Unicode" w:hint="default"/>
        <w:w w:val="78"/>
        <w:sz w:val="20"/>
        <w:szCs w:val="20"/>
      </w:rPr>
    </w:lvl>
    <w:lvl w:ilvl="3">
      <w:numFmt w:val="bullet"/>
      <w:lvlText w:val="•"/>
      <w:lvlJc w:val="left"/>
      <w:pPr>
        <w:ind w:left="2604" w:hanging="200"/>
      </w:pPr>
      <w:rPr>
        <w:rFonts w:hint="default"/>
      </w:rPr>
    </w:lvl>
    <w:lvl w:ilvl="4">
      <w:numFmt w:val="bullet"/>
      <w:lvlText w:val="•"/>
      <w:lvlJc w:val="left"/>
      <w:pPr>
        <w:ind w:left="3606" w:hanging="200"/>
      </w:pPr>
      <w:rPr>
        <w:rFonts w:hint="default"/>
      </w:rPr>
    </w:lvl>
    <w:lvl w:ilvl="5">
      <w:numFmt w:val="bullet"/>
      <w:lvlText w:val="•"/>
      <w:lvlJc w:val="left"/>
      <w:pPr>
        <w:ind w:left="4608" w:hanging="200"/>
      </w:pPr>
      <w:rPr>
        <w:rFonts w:hint="default"/>
      </w:rPr>
    </w:lvl>
    <w:lvl w:ilvl="6">
      <w:numFmt w:val="bullet"/>
      <w:lvlText w:val="•"/>
      <w:lvlJc w:val="left"/>
      <w:pPr>
        <w:ind w:left="5611" w:hanging="200"/>
      </w:pPr>
      <w:rPr>
        <w:rFonts w:hint="default"/>
      </w:rPr>
    </w:lvl>
    <w:lvl w:ilvl="7">
      <w:numFmt w:val="bullet"/>
      <w:lvlText w:val="•"/>
      <w:lvlJc w:val="left"/>
      <w:pPr>
        <w:ind w:left="6613" w:hanging="200"/>
      </w:pPr>
      <w:rPr>
        <w:rFonts w:hint="default"/>
      </w:rPr>
    </w:lvl>
    <w:lvl w:ilvl="8">
      <w:numFmt w:val="bullet"/>
      <w:lvlText w:val="•"/>
      <w:lvlJc w:val="left"/>
      <w:pPr>
        <w:ind w:left="7615" w:hanging="200"/>
      </w:pPr>
      <w:rPr>
        <w:rFonts w:hint="default"/>
      </w:rPr>
    </w:lvl>
  </w:abstractNum>
  <w:abstractNum w:abstractNumId="3" w15:restartNumberingAfterBreak="0">
    <w:nsid w:val="3AC72277"/>
    <w:multiLevelType w:val="multilevel"/>
    <w:tmpl w:val="EB7ED242"/>
    <w:lvl w:ilvl="0">
      <w:start w:val="1"/>
      <w:numFmt w:val="upperLetter"/>
      <w:lvlText w:val="%1"/>
      <w:lvlJc w:val="left"/>
      <w:pPr>
        <w:ind w:left="545" w:hanging="426"/>
        <w:jc w:val="left"/>
      </w:pPr>
      <w:rPr>
        <w:rFonts w:ascii="Book Antiqua" w:eastAsia="Book Antiqua" w:hAnsi="Book Antiqua" w:cs="Book Antiqua" w:hint="default"/>
        <w:b/>
        <w:bCs/>
        <w:w w:val="99"/>
        <w:sz w:val="24"/>
        <w:szCs w:val="24"/>
      </w:rPr>
    </w:lvl>
    <w:lvl w:ilvl="1">
      <w:start w:val="1"/>
      <w:numFmt w:val="decimal"/>
      <w:lvlText w:val="%1.%2"/>
      <w:lvlJc w:val="left"/>
      <w:pPr>
        <w:ind w:left="531" w:hanging="412"/>
        <w:jc w:val="left"/>
      </w:pPr>
      <w:rPr>
        <w:rFonts w:ascii="Book Antiqua" w:eastAsia="Book Antiqua" w:hAnsi="Book Antiqua" w:cs="Book Antiqua" w:hint="default"/>
        <w:b/>
        <w:bCs/>
        <w:i/>
        <w:w w:val="99"/>
        <w:sz w:val="24"/>
        <w:szCs w:val="24"/>
      </w:rPr>
    </w:lvl>
    <w:lvl w:ilvl="2">
      <w:start w:val="1"/>
      <w:numFmt w:val="decimal"/>
      <w:lvlText w:val="%1.%2.%3."/>
      <w:lvlJc w:val="left"/>
      <w:pPr>
        <w:ind w:left="120" w:hanging="583"/>
        <w:jc w:val="left"/>
      </w:pPr>
      <w:rPr>
        <w:rFonts w:ascii="Book Antiqua" w:eastAsia="Book Antiqua" w:hAnsi="Book Antiqua" w:cs="Book Antiqua" w:hint="default"/>
        <w:b/>
        <w:bCs/>
        <w:w w:val="99"/>
        <w:sz w:val="20"/>
        <w:szCs w:val="20"/>
      </w:rPr>
    </w:lvl>
    <w:lvl w:ilvl="3">
      <w:numFmt w:val="bullet"/>
      <w:lvlText w:val="•"/>
      <w:lvlJc w:val="left"/>
      <w:pPr>
        <w:ind w:left="1677" w:hanging="583"/>
      </w:pPr>
      <w:rPr>
        <w:rFonts w:hint="default"/>
      </w:rPr>
    </w:lvl>
    <w:lvl w:ilvl="4">
      <w:numFmt w:val="bullet"/>
      <w:lvlText w:val="•"/>
      <w:lvlJc w:val="left"/>
      <w:pPr>
        <w:ind w:left="2815" w:hanging="583"/>
      </w:pPr>
      <w:rPr>
        <w:rFonts w:hint="default"/>
      </w:rPr>
    </w:lvl>
    <w:lvl w:ilvl="5">
      <w:numFmt w:val="bullet"/>
      <w:lvlText w:val="•"/>
      <w:lvlJc w:val="left"/>
      <w:pPr>
        <w:ind w:left="3952" w:hanging="583"/>
      </w:pPr>
      <w:rPr>
        <w:rFonts w:hint="default"/>
      </w:rPr>
    </w:lvl>
    <w:lvl w:ilvl="6">
      <w:numFmt w:val="bullet"/>
      <w:lvlText w:val="•"/>
      <w:lvlJc w:val="left"/>
      <w:pPr>
        <w:ind w:left="5090" w:hanging="583"/>
      </w:pPr>
      <w:rPr>
        <w:rFonts w:hint="default"/>
      </w:rPr>
    </w:lvl>
    <w:lvl w:ilvl="7">
      <w:numFmt w:val="bullet"/>
      <w:lvlText w:val="•"/>
      <w:lvlJc w:val="left"/>
      <w:pPr>
        <w:ind w:left="6227" w:hanging="583"/>
      </w:pPr>
      <w:rPr>
        <w:rFonts w:hint="default"/>
      </w:rPr>
    </w:lvl>
    <w:lvl w:ilvl="8">
      <w:numFmt w:val="bullet"/>
      <w:lvlText w:val="•"/>
      <w:lvlJc w:val="left"/>
      <w:pPr>
        <w:ind w:left="7365" w:hanging="583"/>
      </w:pPr>
      <w:rPr>
        <w:rFonts w:hint="default"/>
      </w:rPr>
    </w:lvl>
  </w:abstractNum>
  <w:abstractNum w:abstractNumId="4" w15:restartNumberingAfterBreak="0">
    <w:nsid w:val="54CF5F4C"/>
    <w:multiLevelType w:val="multilevel"/>
    <w:tmpl w:val="C79C2758"/>
    <w:lvl w:ilvl="0">
      <w:start w:val="1"/>
      <w:numFmt w:val="upperLetter"/>
      <w:lvlText w:val="%1"/>
      <w:lvlJc w:val="left"/>
      <w:pPr>
        <w:ind w:left="525" w:hanging="426"/>
        <w:jc w:val="left"/>
      </w:pPr>
      <w:rPr>
        <w:rFonts w:ascii="Book Antiqua" w:eastAsia="Book Antiqua" w:hAnsi="Book Antiqua" w:cs="Book Antiqua" w:hint="default"/>
        <w:b/>
        <w:bCs/>
        <w:w w:val="99"/>
        <w:sz w:val="24"/>
        <w:szCs w:val="24"/>
      </w:rPr>
    </w:lvl>
    <w:lvl w:ilvl="1">
      <w:start w:val="1"/>
      <w:numFmt w:val="decimal"/>
      <w:lvlText w:val="%1.%2"/>
      <w:lvlJc w:val="left"/>
      <w:pPr>
        <w:ind w:left="498" w:hanging="399"/>
        <w:jc w:val="left"/>
      </w:pPr>
      <w:rPr>
        <w:rFonts w:ascii="Book Antiqua" w:eastAsia="Book Antiqua" w:hAnsi="Book Antiqua" w:cs="Book Antiqua" w:hint="default"/>
        <w:b/>
        <w:bCs/>
        <w:i/>
        <w:w w:val="99"/>
        <w:sz w:val="24"/>
        <w:szCs w:val="24"/>
      </w:rPr>
    </w:lvl>
    <w:lvl w:ilvl="2">
      <w:numFmt w:val="bullet"/>
      <w:lvlText w:val="•"/>
      <w:lvlJc w:val="left"/>
      <w:pPr>
        <w:ind w:left="1531" w:hanging="399"/>
      </w:pPr>
      <w:rPr>
        <w:rFonts w:hint="default"/>
      </w:rPr>
    </w:lvl>
    <w:lvl w:ilvl="3">
      <w:numFmt w:val="bullet"/>
      <w:lvlText w:val="•"/>
      <w:lvlJc w:val="left"/>
      <w:pPr>
        <w:ind w:left="2542" w:hanging="399"/>
      </w:pPr>
      <w:rPr>
        <w:rFonts w:hint="default"/>
      </w:rPr>
    </w:lvl>
    <w:lvl w:ilvl="4">
      <w:numFmt w:val="bullet"/>
      <w:lvlText w:val="•"/>
      <w:lvlJc w:val="left"/>
      <w:pPr>
        <w:ind w:left="3553" w:hanging="399"/>
      </w:pPr>
      <w:rPr>
        <w:rFonts w:hint="default"/>
      </w:rPr>
    </w:lvl>
    <w:lvl w:ilvl="5">
      <w:numFmt w:val="bullet"/>
      <w:lvlText w:val="•"/>
      <w:lvlJc w:val="left"/>
      <w:pPr>
        <w:ind w:left="4564" w:hanging="399"/>
      </w:pPr>
      <w:rPr>
        <w:rFonts w:hint="default"/>
      </w:rPr>
    </w:lvl>
    <w:lvl w:ilvl="6">
      <w:numFmt w:val="bullet"/>
      <w:lvlText w:val="•"/>
      <w:lvlJc w:val="left"/>
      <w:pPr>
        <w:ind w:left="5575" w:hanging="399"/>
      </w:pPr>
      <w:rPr>
        <w:rFonts w:hint="default"/>
      </w:rPr>
    </w:lvl>
    <w:lvl w:ilvl="7">
      <w:numFmt w:val="bullet"/>
      <w:lvlText w:val="•"/>
      <w:lvlJc w:val="left"/>
      <w:pPr>
        <w:ind w:left="6586" w:hanging="399"/>
      </w:pPr>
      <w:rPr>
        <w:rFonts w:hint="default"/>
      </w:rPr>
    </w:lvl>
    <w:lvl w:ilvl="8">
      <w:numFmt w:val="bullet"/>
      <w:lvlText w:val="•"/>
      <w:lvlJc w:val="left"/>
      <w:pPr>
        <w:ind w:left="7597" w:hanging="399"/>
      </w:pPr>
      <w:rPr>
        <w:rFonts w:hint="default"/>
      </w:rPr>
    </w:lvl>
  </w:abstractNum>
  <w:abstractNum w:abstractNumId="5" w15:restartNumberingAfterBreak="0">
    <w:nsid w:val="5FA03AEB"/>
    <w:multiLevelType w:val="hybridMultilevel"/>
    <w:tmpl w:val="1E22731E"/>
    <w:lvl w:ilvl="0" w:tplc="B67AE65C">
      <w:start w:val="1"/>
      <w:numFmt w:val="decimal"/>
      <w:lvlText w:val="%1."/>
      <w:lvlJc w:val="left"/>
      <w:pPr>
        <w:ind w:left="120" w:hanging="468"/>
        <w:jc w:val="left"/>
      </w:pPr>
      <w:rPr>
        <w:rFonts w:ascii="Book Antiqua" w:eastAsia="Book Antiqua" w:hAnsi="Book Antiqua" w:cs="Book Antiqua" w:hint="default"/>
        <w:w w:val="99"/>
        <w:sz w:val="20"/>
        <w:szCs w:val="20"/>
      </w:rPr>
    </w:lvl>
    <w:lvl w:ilvl="1" w:tplc="1D56B062">
      <w:numFmt w:val="bullet"/>
      <w:lvlText w:val="•"/>
      <w:lvlJc w:val="left"/>
      <w:pPr>
        <w:ind w:left="1000" w:hanging="468"/>
      </w:pPr>
      <w:rPr>
        <w:rFonts w:hint="default"/>
      </w:rPr>
    </w:lvl>
    <w:lvl w:ilvl="2" w:tplc="1CB48D82">
      <w:numFmt w:val="bullet"/>
      <w:lvlText w:val="•"/>
      <w:lvlJc w:val="left"/>
      <w:pPr>
        <w:ind w:left="1383" w:hanging="468"/>
      </w:pPr>
      <w:rPr>
        <w:rFonts w:hint="default"/>
      </w:rPr>
    </w:lvl>
    <w:lvl w:ilvl="3" w:tplc="5EB848E6">
      <w:numFmt w:val="bullet"/>
      <w:lvlText w:val="•"/>
      <w:lvlJc w:val="left"/>
      <w:pPr>
        <w:ind w:left="1766" w:hanging="468"/>
      </w:pPr>
      <w:rPr>
        <w:rFonts w:hint="default"/>
      </w:rPr>
    </w:lvl>
    <w:lvl w:ilvl="4" w:tplc="EF6E0568">
      <w:numFmt w:val="bullet"/>
      <w:lvlText w:val="•"/>
      <w:lvlJc w:val="left"/>
      <w:pPr>
        <w:ind w:left="2149" w:hanging="468"/>
      </w:pPr>
      <w:rPr>
        <w:rFonts w:hint="default"/>
      </w:rPr>
    </w:lvl>
    <w:lvl w:ilvl="5" w:tplc="A01CF2DC">
      <w:numFmt w:val="bullet"/>
      <w:lvlText w:val="•"/>
      <w:lvlJc w:val="left"/>
      <w:pPr>
        <w:ind w:left="2532" w:hanging="468"/>
      </w:pPr>
      <w:rPr>
        <w:rFonts w:hint="default"/>
      </w:rPr>
    </w:lvl>
    <w:lvl w:ilvl="6" w:tplc="81D09A3E">
      <w:numFmt w:val="bullet"/>
      <w:lvlText w:val="•"/>
      <w:lvlJc w:val="left"/>
      <w:pPr>
        <w:ind w:left="2915" w:hanging="468"/>
      </w:pPr>
      <w:rPr>
        <w:rFonts w:hint="default"/>
      </w:rPr>
    </w:lvl>
    <w:lvl w:ilvl="7" w:tplc="D09C6A66">
      <w:numFmt w:val="bullet"/>
      <w:lvlText w:val="•"/>
      <w:lvlJc w:val="left"/>
      <w:pPr>
        <w:ind w:left="3298" w:hanging="468"/>
      </w:pPr>
      <w:rPr>
        <w:rFonts w:hint="default"/>
      </w:rPr>
    </w:lvl>
    <w:lvl w:ilvl="8" w:tplc="26F86B50">
      <w:numFmt w:val="bullet"/>
      <w:lvlText w:val="•"/>
      <w:lvlJc w:val="left"/>
      <w:pPr>
        <w:ind w:left="3682" w:hanging="468"/>
      </w:pPr>
      <w:rPr>
        <w:rFonts w:hint="default"/>
      </w:rPr>
    </w:lvl>
  </w:abstractNum>
  <w:abstractNum w:abstractNumId="6" w15:restartNumberingAfterBreak="0">
    <w:nsid w:val="67892D81"/>
    <w:multiLevelType w:val="hybridMultilevel"/>
    <w:tmpl w:val="D6AE4BAA"/>
    <w:lvl w:ilvl="0" w:tplc="0BE6C7AA">
      <w:start w:val="13"/>
      <w:numFmt w:val="upperLetter"/>
      <w:lvlText w:val="%1."/>
      <w:lvlJc w:val="left"/>
      <w:pPr>
        <w:ind w:left="531" w:hanging="298"/>
        <w:jc w:val="left"/>
      </w:pPr>
      <w:rPr>
        <w:rFonts w:ascii="Book Antiqua" w:eastAsia="Book Antiqua" w:hAnsi="Book Antiqua" w:cs="Book Antiqua" w:hint="default"/>
        <w:w w:val="99"/>
        <w:sz w:val="20"/>
        <w:szCs w:val="20"/>
      </w:rPr>
    </w:lvl>
    <w:lvl w:ilvl="1" w:tplc="6C72CDD8">
      <w:numFmt w:val="bullet"/>
      <w:lvlText w:val="•"/>
      <w:lvlJc w:val="left"/>
      <w:pPr>
        <w:ind w:left="1448" w:hanging="298"/>
      </w:pPr>
      <w:rPr>
        <w:rFonts w:hint="default"/>
      </w:rPr>
    </w:lvl>
    <w:lvl w:ilvl="2" w:tplc="83501174">
      <w:numFmt w:val="bullet"/>
      <w:lvlText w:val="•"/>
      <w:lvlJc w:val="left"/>
      <w:pPr>
        <w:ind w:left="2356" w:hanging="298"/>
      </w:pPr>
      <w:rPr>
        <w:rFonts w:hint="default"/>
      </w:rPr>
    </w:lvl>
    <w:lvl w:ilvl="3" w:tplc="148C87E0">
      <w:numFmt w:val="bullet"/>
      <w:lvlText w:val="•"/>
      <w:lvlJc w:val="left"/>
      <w:pPr>
        <w:ind w:left="3264" w:hanging="298"/>
      </w:pPr>
      <w:rPr>
        <w:rFonts w:hint="default"/>
      </w:rPr>
    </w:lvl>
    <w:lvl w:ilvl="4" w:tplc="145EACB4">
      <w:numFmt w:val="bullet"/>
      <w:lvlText w:val="•"/>
      <w:lvlJc w:val="left"/>
      <w:pPr>
        <w:ind w:left="4172" w:hanging="298"/>
      </w:pPr>
      <w:rPr>
        <w:rFonts w:hint="default"/>
      </w:rPr>
    </w:lvl>
    <w:lvl w:ilvl="5" w:tplc="F2B24486">
      <w:numFmt w:val="bullet"/>
      <w:lvlText w:val="•"/>
      <w:lvlJc w:val="left"/>
      <w:pPr>
        <w:ind w:left="5080" w:hanging="298"/>
      </w:pPr>
      <w:rPr>
        <w:rFonts w:hint="default"/>
      </w:rPr>
    </w:lvl>
    <w:lvl w:ilvl="6" w:tplc="47782876">
      <w:numFmt w:val="bullet"/>
      <w:lvlText w:val="•"/>
      <w:lvlJc w:val="left"/>
      <w:pPr>
        <w:ind w:left="5988" w:hanging="298"/>
      </w:pPr>
      <w:rPr>
        <w:rFonts w:hint="default"/>
      </w:rPr>
    </w:lvl>
    <w:lvl w:ilvl="7" w:tplc="90DCC36C">
      <w:numFmt w:val="bullet"/>
      <w:lvlText w:val="•"/>
      <w:lvlJc w:val="left"/>
      <w:pPr>
        <w:ind w:left="6896" w:hanging="298"/>
      </w:pPr>
      <w:rPr>
        <w:rFonts w:hint="default"/>
      </w:rPr>
    </w:lvl>
    <w:lvl w:ilvl="8" w:tplc="8F202374">
      <w:numFmt w:val="bullet"/>
      <w:lvlText w:val="•"/>
      <w:lvlJc w:val="left"/>
      <w:pPr>
        <w:ind w:left="7804" w:hanging="298"/>
      </w:pPr>
      <w:rPr>
        <w:rFonts w:hint="default"/>
      </w:rPr>
    </w:lvl>
  </w:abstractNum>
  <w:abstractNum w:abstractNumId="7" w15:restartNumberingAfterBreak="0">
    <w:nsid w:val="703C067B"/>
    <w:multiLevelType w:val="hybridMultilevel"/>
    <w:tmpl w:val="8370BED6"/>
    <w:lvl w:ilvl="0" w:tplc="9E0A6C9E">
      <w:start w:val="1"/>
      <w:numFmt w:val="decimal"/>
      <w:lvlText w:val="[%1]"/>
      <w:lvlJc w:val="left"/>
      <w:pPr>
        <w:ind w:left="531" w:hanging="332"/>
        <w:jc w:val="right"/>
      </w:pPr>
      <w:rPr>
        <w:rFonts w:ascii="Book Antiqua" w:eastAsia="Book Antiqua" w:hAnsi="Book Antiqua" w:cs="Book Antiqua" w:hint="default"/>
        <w:w w:val="99"/>
        <w:sz w:val="20"/>
        <w:szCs w:val="20"/>
      </w:rPr>
    </w:lvl>
    <w:lvl w:ilvl="1" w:tplc="7BAA9368">
      <w:start w:val="5"/>
      <w:numFmt w:val="upperRoman"/>
      <w:lvlText w:val="%2."/>
      <w:lvlJc w:val="left"/>
      <w:pPr>
        <w:ind w:left="769" w:hanging="238"/>
        <w:jc w:val="left"/>
      </w:pPr>
      <w:rPr>
        <w:rFonts w:ascii="Book Antiqua" w:eastAsia="Book Antiqua" w:hAnsi="Book Antiqua" w:cs="Book Antiqua" w:hint="default"/>
        <w:spacing w:val="-26"/>
        <w:w w:val="99"/>
        <w:sz w:val="20"/>
        <w:szCs w:val="20"/>
      </w:rPr>
    </w:lvl>
    <w:lvl w:ilvl="2" w:tplc="9B84B3D0">
      <w:numFmt w:val="bullet"/>
      <w:lvlText w:val="•"/>
      <w:lvlJc w:val="left"/>
      <w:pPr>
        <w:ind w:left="780" w:hanging="238"/>
      </w:pPr>
      <w:rPr>
        <w:rFonts w:hint="default"/>
      </w:rPr>
    </w:lvl>
    <w:lvl w:ilvl="3" w:tplc="CC14B01C">
      <w:numFmt w:val="bullet"/>
      <w:lvlText w:val="•"/>
      <w:lvlJc w:val="left"/>
      <w:pPr>
        <w:ind w:left="1885" w:hanging="238"/>
      </w:pPr>
      <w:rPr>
        <w:rFonts w:hint="default"/>
      </w:rPr>
    </w:lvl>
    <w:lvl w:ilvl="4" w:tplc="B3A66CF6">
      <w:numFmt w:val="bullet"/>
      <w:lvlText w:val="•"/>
      <w:lvlJc w:val="left"/>
      <w:pPr>
        <w:ind w:left="2990" w:hanging="238"/>
      </w:pPr>
      <w:rPr>
        <w:rFonts w:hint="default"/>
      </w:rPr>
    </w:lvl>
    <w:lvl w:ilvl="5" w:tplc="B5A61AD6">
      <w:numFmt w:val="bullet"/>
      <w:lvlText w:val="•"/>
      <w:lvlJc w:val="left"/>
      <w:pPr>
        <w:ind w:left="4095" w:hanging="238"/>
      </w:pPr>
      <w:rPr>
        <w:rFonts w:hint="default"/>
      </w:rPr>
    </w:lvl>
    <w:lvl w:ilvl="6" w:tplc="D11A60B2">
      <w:numFmt w:val="bullet"/>
      <w:lvlText w:val="•"/>
      <w:lvlJc w:val="left"/>
      <w:pPr>
        <w:ind w:left="5200" w:hanging="238"/>
      </w:pPr>
      <w:rPr>
        <w:rFonts w:hint="default"/>
      </w:rPr>
    </w:lvl>
    <w:lvl w:ilvl="7" w:tplc="F02A02CA">
      <w:numFmt w:val="bullet"/>
      <w:lvlText w:val="•"/>
      <w:lvlJc w:val="left"/>
      <w:pPr>
        <w:ind w:left="6305" w:hanging="238"/>
      </w:pPr>
      <w:rPr>
        <w:rFonts w:hint="default"/>
      </w:rPr>
    </w:lvl>
    <w:lvl w:ilvl="8" w:tplc="3730BAD4">
      <w:numFmt w:val="bullet"/>
      <w:lvlText w:val="•"/>
      <w:lvlJc w:val="left"/>
      <w:pPr>
        <w:ind w:left="7410" w:hanging="238"/>
      </w:pPr>
      <w:rPr>
        <w:rFonts w:hint="default"/>
      </w:rPr>
    </w:lvl>
  </w:abstractNum>
  <w:num w:numId="1">
    <w:abstractNumId w:val="7"/>
  </w:num>
  <w:num w:numId="2">
    <w:abstractNumId w:val="6"/>
  </w:num>
  <w:num w:numId="3">
    <w:abstractNumId w:val="1"/>
  </w:num>
  <w:num w:numId="4">
    <w:abstractNumId w:val="4"/>
  </w:num>
  <w:num w:numId="5">
    <w:abstractNumId w:val="2"/>
  </w:num>
  <w:num w:numId="6">
    <w:abstractNumId w:val="5"/>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Jensen">
    <w15:presenceInfo w15:providerId="AD" w15:userId="S-1-5-21-796845957-220523388-682003330-294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56154"/>
    <w:rsid w:val="000E65AB"/>
    <w:rsid w:val="0030430A"/>
    <w:rsid w:val="00421D98"/>
    <w:rsid w:val="0062499D"/>
    <w:rsid w:val="00656154"/>
    <w:rsid w:val="007548A6"/>
    <w:rsid w:val="007B219B"/>
    <w:rsid w:val="009859E4"/>
    <w:rsid w:val="00C22B83"/>
    <w:rsid w:val="00CE621D"/>
    <w:rsid w:val="00D15FB0"/>
    <w:rsid w:val="00D41C3D"/>
    <w:rsid w:val="00D741CE"/>
    <w:rsid w:val="00E94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CBEE702"/>
  <w15:docId w15:val="{2AC51985-2EC4-480F-8612-F484E2F1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uiPriority w:val="1"/>
    <w:qFormat/>
    <w:pPr>
      <w:ind w:left="100"/>
      <w:jc w:val="both"/>
      <w:outlineLvl w:val="0"/>
    </w:pPr>
    <w:rPr>
      <w:b/>
      <w:bCs/>
      <w:sz w:val="28"/>
      <w:szCs w:val="28"/>
    </w:rPr>
  </w:style>
  <w:style w:type="paragraph" w:styleId="Heading2">
    <w:name w:val="heading 2"/>
    <w:basedOn w:val="Normal"/>
    <w:uiPriority w:val="1"/>
    <w:qFormat/>
    <w:pPr>
      <w:ind w:left="498" w:hanging="425"/>
      <w:jc w:val="both"/>
      <w:outlineLvl w:val="1"/>
    </w:pPr>
    <w:rPr>
      <w:b/>
      <w:bCs/>
      <w:sz w:val="24"/>
      <w:szCs w:val="24"/>
    </w:rPr>
  </w:style>
  <w:style w:type="paragraph" w:styleId="Heading3">
    <w:name w:val="heading 3"/>
    <w:basedOn w:val="Normal"/>
    <w:uiPriority w:val="1"/>
    <w:qFormat/>
    <w:pPr>
      <w:ind w:left="498" w:hanging="398"/>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240" w:lineRule="exact"/>
      <w:jc w:val="both"/>
    </w:pPr>
    <w:rPr>
      <w:sz w:val="20"/>
      <w:szCs w:val="20"/>
    </w:rPr>
  </w:style>
  <w:style w:type="paragraph" w:styleId="ListParagraph">
    <w:name w:val="List Paragraph"/>
    <w:basedOn w:val="Normal"/>
    <w:uiPriority w:val="1"/>
    <w:qFormat/>
    <w:pPr>
      <w:spacing w:line="240" w:lineRule="exact"/>
      <w:ind w:left="551" w:hanging="431"/>
      <w:jc w:val="both"/>
    </w:pPr>
  </w:style>
  <w:style w:type="paragraph" w:customStyle="1" w:styleId="TableParagraph">
    <w:name w:val="Table Paragraph"/>
    <w:basedOn w:val="Normal"/>
    <w:uiPriority w:val="1"/>
    <w:qFormat/>
    <w:pPr>
      <w:spacing w:line="242" w:lineRule="exact"/>
      <w:ind w:left="115"/>
    </w:pPr>
  </w:style>
  <w:style w:type="paragraph" w:styleId="BalloonText">
    <w:name w:val="Balloon Text"/>
    <w:basedOn w:val="Normal"/>
    <w:link w:val="BalloonTextChar"/>
    <w:uiPriority w:val="99"/>
    <w:semiHidden/>
    <w:unhideWhenUsed/>
    <w:rsid w:val="00CE62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21D"/>
    <w:rPr>
      <w:rFonts w:ascii="Segoe UI" w:eastAsia="Book Antiqua" w:hAnsi="Segoe UI" w:cs="Segoe UI"/>
      <w:sz w:val="18"/>
      <w:szCs w:val="18"/>
    </w:rPr>
  </w:style>
  <w:style w:type="character" w:styleId="CommentReference">
    <w:name w:val="annotation reference"/>
    <w:basedOn w:val="DefaultParagraphFont"/>
    <w:uiPriority w:val="99"/>
    <w:semiHidden/>
    <w:unhideWhenUsed/>
    <w:rsid w:val="007548A6"/>
    <w:rPr>
      <w:sz w:val="16"/>
      <w:szCs w:val="16"/>
    </w:rPr>
  </w:style>
  <w:style w:type="paragraph" w:styleId="CommentText">
    <w:name w:val="annotation text"/>
    <w:basedOn w:val="Normal"/>
    <w:link w:val="CommentTextChar"/>
    <w:uiPriority w:val="99"/>
    <w:semiHidden/>
    <w:unhideWhenUsed/>
    <w:rsid w:val="007548A6"/>
    <w:rPr>
      <w:sz w:val="20"/>
      <w:szCs w:val="20"/>
    </w:rPr>
  </w:style>
  <w:style w:type="character" w:customStyle="1" w:styleId="CommentTextChar">
    <w:name w:val="Comment Text Char"/>
    <w:basedOn w:val="DefaultParagraphFont"/>
    <w:link w:val="CommentText"/>
    <w:uiPriority w:val="99"/>
    <w:semiHidden/>
    <w:rsid w:val="007548A6"/>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7548A6"/>
    <w:rPr>
      <w:b/>
      <w:bCs/>
    </w:rPr>
  </w:style>
  <w:style w:type="character" w:customStyle="1" w:styleId="CommentSubjectChar">
    <w:name w:val="Comment Subject Char"/>
    <w:basedOn w:val="CommentTextChar"/>
    <w:link w:val="CommentSubject"/>
    <w:uiPriority w:val="99"/>
    <w:semiHidden/>
    <w:rsid w:val="007548A6"/>
    <w:rPr>
      <w:rFonts w:ascii="Book Antiqua" w:eastAsia="Book Antiqua" w:hAnsi="Book Antiqua" w:cs="Book Antiqu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4.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footer" Target="footer1.xml"/><Relationship Id="rId12" Type="http://schemas.openxmlformats.org/officeDocument/2006/relationships/hyperlink" Target="http://www.faa.gov/nextgen/"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www.physics.mcgill.ca/" TargetMode="Externa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10505</Words>
  <Characters>59880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NRAO</Company>
  <LinksUpToDate>false</LinksUpToDate>
  <CharactersWithSpaces>70245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Jensen</dc:creator>
  <cp:lastModifiedBy>Laura Jensen</cp:lastModifiedBy>
  <cp:revision>3</cp:revision>
  <dcterms:created xsi:type="dcterms:W3CDTF">2018-11-13T16:03:00Z</dcterms:created>
  <dcterms:modified xsi:type="dcterms:W3CDTF">2018-11-13T16:03:00Z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Creator">
    <vt:lpwstr>TeX</vt:lpwstr>
  </property>
  <property fmtid="{D5CDD505-2E9C-101B-9397-08002B2CF9AE}" pid="4" name="LastSaved">
    <vt:filetime>2018-11-13T00:00:00Z</vt:filetime>
  </property>
</Properties>
</file>